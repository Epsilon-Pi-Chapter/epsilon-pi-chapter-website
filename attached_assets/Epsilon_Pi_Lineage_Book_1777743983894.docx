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Wide Latin" w:cs="Wide Latin" w:eastAsia="Wide Latin" w:hAnsi="Wide Latin"/>
          <w:sz w:val="96"/>
          <w:szCs w:val="96"/>
        </w:rPr>
      </w:pPr>
      <w:r w:rsidDel="00000000" w:rsidR="00000000" w:rsidRPr="00000000">
        <w:rPr>
          <w:rFonts w:ascii="Abadi" w:cs="Abadi" w:eastAsia="Abadi" w:hAnsi="Abadi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708775" cy="8620125"/>
            <wp:effectExtent b="0" l="0" r="0" t="0"/>
            <wp:wrapNone/>
            <wp:docPr descr="A picture containing symbol, emblem, crest, design&#10;&#10;Description automatically generated" id="3" name="image4.png"/>
            <a:graphic>
              <a:graphicData uri="http://schemas.openxmlformats.org/drawingml/2006/picture">
                <pic:pic>
                  <pic:nvPicPr>
                    <pic:cNvPr descr="A picture containing symbol, emblem, crest, design&#10;&#10;Description automatically generated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8775" cy="8620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Fairwater Script" w:cs="Fairwater Script" w:eastAsia="Fairwater Script" w:hAnsi="Fairwater Script"/>
          <w:b w:val="1"/>
          <w:bCs w:val="1"/>
          <w:sz w:val="36"/>
          <w:szCs w:val="36"/>
        </w:rPr>
      </w:pPr>
      <w:r w:rsidDel="00000000" w:rsidR="00000000" w:rsidRPr="00000000">
        <w:rPr>
          <w:rFonts w:ascii="Fairwater Script" w:cs="Fairwater Script" w:eastAsia="Fairwater Script" w:hAnsi="Fairwater Script"/>
          <w:b w:val="1"/>
          <w:bCs w:val="1"/>
          <w:sz w:val="36"/>
          <w:szCs w:val="36"/>
          <w:rtl w:val="0"/>
        </w:rPr>
        <w:t xml:space="preserve">The</w:t>
      </w:r>
    </w:p>
    <w:p w:rsidR="00000000" w:rsidDel="00000000" w:rsidP="00000000" w:rsidRDefault="00000000" w:rsidRPr="00000000" w14:paraId="00000003">
      <w:pPr>
        <w:jc w:val="center"/>
        <w:rPr>
          <w:rFonts w:ascii="Wide Latin" w:cs="Wide Latin" w:eastAsia="Wide Latin" w:hAnsi="Wide Latin"/>
          <w:color w:val="d00e0e"/>
          <w:sz w:val="70"/>
          <w:szCs w:val="70"/>
        </w:rPr>
      </w:pPr>
      <w:r w:rsidDel="00000000" w:rsidR="00000000" w:rsidRPr="00000000">
        <w:rPr>
          <w:rFonts w:ascii="Wide Latin" w:cs="Wide Latin" w:eastAsia="Wide Latin" w:hAnsi="Wide Latin"/>
          <w:color w:val="d00e0e"/>
          <w:sz w:val="70"/>
          <w:szCs w:val="70"/>
          <w:rtl w:val="0"/>
        </w:rPr>
        <w:t xml:space="preserve">“NOTORIOUS”</w:t>
      </w:r>
    </w:p>
    <w:p w:rsidR="00000000" w:rsidDel="00000000" w:rsidP="00000000" w:rsidRDefault="00000000" w:rsidRPr="00000000" w14:paraId="00000004">
      <w:pPr>
        <w:jc w:val="center"/>
        <w:rPr>
          <w:rFonts w:ascii="Wide Latin" w:cs="Wide Latin" w:eastAsia="Wide Latin" w:hAnsi="Wide Latin"/>
          <w:color w:val="000000"/>
          <w:sz w:val="72"/>
          <w:szCs w:val="72"/>
        </w:rPr>
      </w:pPr>
      <w:r w:rsidDel="00000000" w:rsidR="00000000" w:rsidRPr="00000000">
        <w:rPr>
          <w:rFonts w:ascii="Wide Latin" w:cs="Wide Latin" w:eastAsia="Wide Latin" w:hAnsi="Wide Latin"/>
          <w:color w:val="000000"/>
          <w:sz w:val="72"/>
          <w:szCs w:val="72"/>
          <w:rtl w:val="0"/>
        </w:rPr>
        <w:t xml:space="preserve">Epsilon Pi Chapter</w:t>
      </w:r>
    </w:p>
    <w:p w:rsidR="00000000" w:rsidDel="00000000" w:rsidP="00000000" w:rsidRDefault="00000000" w:rsidRPr="00000000" w14:paraId="00000005">
      <w:pPr>
        <w:jc w:val="center"/>
        <w:rPr>
          <w:rFonts w:ascii="Wide Latin" w:cs="Wide Latin" w:eastAsia="Wide Latin" w:hAnsi="Wide Latin"/>
          <w:color w:val="000000"/>
          <w:sz w:val="72"/>
          <w:szCs w:val="72"/>
        </w:rPr>
      </w:pPr>
      <w:r w:rsidDel="00000000" w:rsidR="00000000" w:rsidRPr="00000000">
        <w:rPr>
          <w:rFonts w:ascii="Wide Latin" w:cs="Wide Latin" w:eastAsia="Wide Latin" w:hAnsi="Wide Latin"/>
          <w:color w:val="000000"/>
          <w:sz w:val="72"/>
          <w:szCs w:val="72"/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center"/>
        <w:rPr>
          <w:rFonts w:ascii="Wide Latin" w:cs="Wide Latin" w:eastAsia="Wide Latin" w:hAnsi="Wide Latin"/>
          <w:color w:val="000000"/>
          <w:sz w:val="72"/>
          <w:szCs w:val="72"/>
        </w:rPr>
      </w:pPr>
      <w:r w:rsidDel="00000000" w:rsidR="00000000" w:rsidRPr="00000000">
        <w:rPr>
          <w:rFonts w:ascii="Wide Latin" w:cs="Wide Latin" w:eastAsia="Wide Latin" w:hAnsi="Wide Latin"/>
          <w:color w:val="000000"/>
          <w:sz w:val="72"/>
          <w:szCs w:val="72"/>
          <w:rtl w:val="0"/>
        </w:rPr>
        <w:t xml:space="preserve">Lineage Book</w:t>
      </w:r>
    </w:p>
    <w:p w:rsidR="00000000" w:rsidDel="00000000" w:rsidP="00000000" w:rsidRDefault="00000000" w:rsidRPr="00000000" w14:paraId="00000007">
      <w:pPr>
        <w:jc w:val="center"/>
        <w:rPr>
          <w:rFonts w:ascii="Courgette" w:cs="Courgette" w:eastAsia="Courgette" w:hAnsi="Courgette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Courgette" w:cs="Courgette" w:eastAsia="Courgette" w:hAnsi="Courgette"/>
          <w:i w:val="1"/>
          <w:iCs w:val="1"/>
          <w:color w:val="000000"/>
          <w:sz w:val="28"/>
          <w:szCs w:val="28"/>
          <w:rtl w:val="0"/>
        </w:rPr>
        <w:t xml:space="preserve">“Onward and Upward Toward the Light”</w:t>
      </w:r>
    </w:p>
    <w:p w:rsidR="00000000" w:rsidDel="00000000" w:rsidP="00000000" w:rsidRDefault="00000000" w:rsidRPr="00000000" w14:paraId="00000008">
      <w:pPr>
        <w:rPr>
          <w:rFonts w:ascii="Wide Latin" w:cs="Wide Latin" w:eastAsia="Wide Latin" w:hAnsi="Wide Latin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Alpha Phi Alpha Fraternity, Inc.</w:t>
      </w:r>
    </w:p>
    <w:p w:rsidR="00000000" w:rsidDel="00000000" w:rsidP="00000000" w:rsidRDefault="00000000" w:rsidRPr="00000000" w14:paraId="0000000A">
      <w:pPr>
        <w:jc w:val="center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rFonts w:ascii="Abadi" w:cs="Abadi" w:eastAsia="Abadi" w:hAnsi="Abadi"/>
        </w:rPr>
      </w:pPr>
      <w:r w:rsidDel="00000000" w:rsidR="00000000" w:rsidRPr="00000000">
        <w:rPr>
          <w:rFonts w:ascii="Abadi" w:cs="Abadi" w:eastAsia="Abadi" w:hAnsi="Abadi"/>
          <w:rtl w:val="0"/>
        </w:rPr>
        <w:t xml:space="preserve">Revised 2026</w:t>
      </w:r>
    </w:p>
    <w:p w:rsidR="00000000" w:rsidDel="00000000" w:rsidP="00000000" w:rsidRDefault="00000000" w:rsidRPr="00000000" w14:paraId="00000011">
      <w:pPr>
        <w:jc w:val="center"/>
        <w:rPr>
          <w:rFonts w:ascii="Century Gothic" w:cs="Century Gothic" w:eastAsia="Century Gothic" w:hAnsi="Century Gothic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1904</wp:posOffset>
            </wp:positionH>
            <wp:positionV relativeFrom="paragraph">
              <wp:posOffset>266700</wp:posOffset>
            </wp:positionV>
            <wp:extent cx="5941695" cy="8319770"/>
            <wp:effectExtent b="0" l="0" r="0" t="0"/>
            <wp:wrapNone/>
            <wp:docPr descr="A black and gold shield with a black and white face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A black and gold shield with a black and white face&#10;&#10;Description automatically generated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3197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jc w:val="center"/>
        <w:rPr>
          <w:rFonts w:ascii="Century Gothic" w:cs="Century Gothic" w:eastAsia="Century Gothic" w:hAnsi="Century Gothic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4764</wp:posOffset>
                </wp:positionH>
                <wp:positionV relativeFrom="paragraph">
                  <wp:posOffset>503872</wp:posOffset>
                </wp:positionV>
                <wp:extent cx="5943600" cy="12763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8963" y="3146588"/>
                          <a:ext cx="5934075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lgerian" w:cs="Algerian" w:eastAsia="Algerian" w:hAnsi="Algerian"/>
                                <w:b w:val="0"/>
                                <w:i w:val="0"/>
                                <w:smallCaps w:val="0"/>
                                <w:strike w:val="0"/>
                                <w:color w:val="ffc000"/>
                                <w:sz w:val="156"/>
                                <w:vertAlign w:val="baseline"/>
                              </w:rPr>
                              <w:t xml:space="preserve">324</w:t>
                            </w:r>
                            <w:r w:rsidDel="00000000" w:rsidR="00000000" w:rsidRPr="00000000">
                              <w:rPr>
                                <w:rFonts w:ascii="Algerian" w:cs="Algerian" w:eastAsia="Algerian" w:hAnsi="Algerian"/>
                                <w:b w:val="0"/>
                                <w:i w:val="0"/>
                                <w:smallCaps w:val="0"/>
                                <w:strike w:val="0"/>
                                <w:color w:val="ffc000"/>
                                <w:sz w:val="156"/>
                                <w:vertAlign w:val="superscript"/>
                              </w:rPr>
                              <w:t xml:space="preserve">th</w:t>
                            </w:r>
                            <w:r w:rsidDel="00000000" w:rsidR="00000000" w:rsidRPr="00000000">
                              <w:rPr>
                                <w:rFonts w:ascii="Algerian" w:cs="Algerian" w:eastAsia="Algerian" w:hAnsi="Algerian"/>
                                <w:b w:val="0"/>
                                <w:i w:val="0"/>
                                <w:smallCaps w:val="0"/>
                                <w:strike w:val="0"/>
                                <w:color w:val="ffc000"/>
                                <w:sz w:val="156"/>
                                <w:vertAlign w:val="baseline"/>
                              </w:rPr>
                              <w:t xml:space="preserve"> HousE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lgerian" w:cs="Algerian" w:eastAsia="Algerian" w:hAnsi="Algerian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15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lgerian" w:cs="Algerian" w:eastAsia="Algerian" w:hAnsi="Algerian"/>
                                <w:b w:val="0"/>
                                <w:i w:val="0"/>
                                <w:smallCaps w:val="0"/>
                                <w:strike w:val="0"/>
                                <w:color w:val="ffc000"/>
                                <w:sz w:val="15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4764</wp:posOffset>
                </wp:positionH>
                <wp:positionV relativeFrom="paragraph">
                  <wp:posOffset>503872</wp:posOffset>
                </wp:positionV>
                <wp:extent cx="5943600" cy="12763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6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jc w:val="center"/>
        <w:rPr>
          <w:rFonts w:ascii="Century Gothic" w:cs="Century Gothic" w:eastAsia="Century Gothic" w:hAnsi="Century Gothic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Century Gothic" w:cs="Century Gothic" w:eastAsia="Century Gothic" w:hAnsi="Century Gothic"/>
          <w:b w:val="1"/>
          <w:bCs w:val="1"/>
          <w:sz w:val="52"/>
          <w:szCs w:val="5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52"/>
          <w:szCs w:val="52"/>
          <w:rtl w:val="0"/>
        </w:rPr>
        <w:t xml:space="preserve">Alpha Phi Alpha Fraternity, Inc. </w:t>
      </w:r>
    </w:p>
    <w:p w:rsidR="00000000" w:rsidDel="00000000" w:rsidP="00000000" w:rsidRDefault="00000000" w:rsidRPr="00000000" w14:paraId="00000015">
      <w:pPr>
        <w:jc w:val="center"/>
        <w:rPr>
          <w:rFonts w:ascii="Century Gothic" w:cs="Century Gothic" w:eastAsia="Century Gothic" w:hAnsi="Century Gothic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Century Gothic" w:cs="Century Gothic" w:eastAsia="Century Gothic" w:hAnsi="Century Gothi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Century Gothic" w:cs="Century Gothic" w:eastAsia="Century Gothic" w:hAnsi="Century Gothi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Century Gothic" w:cs="Century Gothic" w:eastAsia="Century Gothic" w:hAnsi="Century Gothi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entury Gothic" w:cs="Century Gothic" w:eastAsia="Century Gothic" w:hAnsi="Century Gothic"/>
          <w:sz w:val="44"/>
          <w:szCs w:val="44"/>
        </w:rPr>
      </w:pPr>
      <w:r w:rsidDel="00000000" w:rsidR="00000000" w:rsidRPr="00000000">
        <w:rPr>
          <w:rFonts w:ascii="Century Gothic" w:cs="Century Gothic" w:eastAsia="Century Gothic" w:hAnsi="Century Gothic"/>
          <w:sz w:val="44"/>
          <w:szCs w:val="44"/>
          <w:rtl w:val="0"/>
        </w:rPr>
        <w:t xml:space="preserve">The Epsilon Pi Chapter (Epi) was chartered on the campus of Norfolk State University Friday, October 12</w:t>
      </w:r>
      <w:r w:rsidDel="00000000" w:rsidR="00000000" w:rsidRPr="00000000">
        <w:rPr>
          <w:rFonts w:ascii="Century Gothic" w:cs="Century Gothic" w:eastAsia="Century Gothic" w:hAnsi="Century Gothic"/>
          <w:sz w:val="44"/>
          <w:szCs w:val="44"/>
          <w:vertAlign w:val="superscript"/>
          <w:rtl w:val="0"/>
        </w:rPr>
        <w:t xml:space="preserve">th</w:t>
      </w:r>
      <w:r w:rsidDel="00000000" w:rsidR="00000000" w:rsidRPr="00000000">
        <w:rPr>
          <w:rFonts w:ascii="Century Gothic" w:cs="Century Gothic" w:eastAsia="Century Gothic" w:hAnsi="Century Gothic"/>
          <w:sz w:val="44"/>
          <w:szCs w:val="44"/>
          <w:rtl w:val="0"/>
        </w:rPr>
        <w:t xml:space="preserve">, 1962 by what are respectively known as the 15 Visionaries. </w:t>
      </w:r>
    </w:p>
    <w:p w:rsidR="00000000" w:rsidDel="00000000" w:rsidP="00000000" w:rsidRDefault="00000000" w:rsidRPr="00000000" w14:paraId="0000001A">
      <w:pPr>
        <w:jc w:val="center"/>
        <w:rPr>
          <w:rFonts w:ascii="Century Gothic" w:cs="Century Gothic" w:eastAsia="Century Gothic" w:hAnsi="Century Gothic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Century Gothic" w:cs="Century Gothic" w:eastAsia="Century Gothic" w:hAnsi="Century Gothic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entury Gothic" w:cs="Century Gothic" w:eastAsia="Century Gothic" w:hAnsi="Century Gothic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Century Gothic" w:cs="Century Gothic" w:eastAsia="Century Gothic" w:hAnsi="Century Gothic"/>
          <w:b w:val="1"/>
          <w:bCs w:val="1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entury Gothic" w:cs="Century Gothic" w:eastAsia="Century Gothic" w:hAnsi="Century Gothic"/>
          <w:b w:val="1"/>
          <w:bCs w:val="1"/>
          <w:color w:val="000000"/>
          <w:sz w:val="72"/>
          <w:szCs w:val="7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72"/>
          <w:szCs w:val="72"/>
          <w:rtl w:val="0"/>
        </w:rPr>
        <w:t xml:space="preserve">The 15 Visionaries</w:t>
      </w:r>
    </w:p>
    <w:p w:rsidR="00000000" w:rsidDel="00000000" w:rsidP="00000000" w:rsidRDefault="00000000" w:rsidRPr="00000000" w14:paraId="0000001F">
      <w:pPr>
        <w:jc w:val="center"/>
        <w:rPr>
          <w:rFonts w:ascii="Century Gothic" w:cs="Century Gothic" w:eastAsia="Century Gothic" w:hAnsi="Century Gothic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52"/>
          <w:szCs w:val="52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429375" cy="6429375"/>
            <wp:effectExtent b="0" l="0" r="0" t="0"/>
            <wp:wrapNone/>
            <wp:docPr descr="A picture containing emblem, logo, trademark, symbol&#10;&#10;Description automatically generated" id="4" name="image2.png"/>
            <a:graphic>
              <a:graphicData uri="http://schemas.openxmlformats.org/drawingml/2006/picture">
                <pic:pic>
                  <pic:nvPicPr>
                    <pic:cNvPr descr="A picture containing emblem, logo, trademark, symbol&#10;&#10;Description automatically generated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6429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Andrew Blackburn</w:t>
      </w:r>
    </w:p>
    <w:p w:rsidR="00000000" w:rsidDel="00000000" w:rsidP="00000000" w:rsidRDefault="00000000" w:rsidRPr="00000000" w14:paraId="00000021">
      <w:pPr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Vincent Blue</w:t>
      </w:r>
    </w:p>
    <w:p w:rsidR="00000000" w:rsidDel="00000000" w:rsidP="00000000" w:rsidRDefault="00000000" w:rsidRPr="00000000" w14:paraId="00000022">
      <w:pPr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Willie Booth</w:t>
      </w:r>
    </w:p>
    <w:p w:rsidR="00000000" w:rsidDel="00000000" w:rsidP="00000000" w:rsidRDefault="00000000" w:rsidRPr="00000000" w14:paraId="00000023">
      <w:pPr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William Brothers</w:t>
      </w:r>
    </w:p>
    <w:p w:rsidR="00000000" w:rsidDel="00000000" w:rsidP="00000000" w:rsidRDefault="00000000" w:rsidRPr="00000000" w14:paraId="00000024">
      <w:pPr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Nathaniel Bynum</w:t>
      </w:r>
    </w:p>
    <w:p w:rsidR="00000000" w:rsidDel="00000000" w:rsidP="00000000" w:rsidRDefault="00000000" w:rsidRPr="00000000" w14:paraId="00000025">
      <w:pPr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Berkley Chandler</w:t>
      </w:r>
    </w:p>
    <w:p w:rsidR="00000000" w:rsidDel="00000000" w:rsidP="00000000" w:rsidRDefault="00000000" w:rsidRPr="00000000" w14:paraId="00000026">
      <w:pPr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Eugene Davis</w:t>
      </w:r>
    </w:p>
    <w:p w:rsidR="00000000" w:rsidDel="00000000" w:rsidP="00000000" w:rsidRDefault="00000000" w:rsidRPr="00000000" w14:paraId="00000027">
      <w:pPr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Melvin C. Fallis Jr.</w:t>
      </w:r>
    </w:p>
    <w:p w:rsidR="00000000" w:rsidDel="00000000" w:rsidP="00000000" w:rsidRDefault="00000000" w:rsidRPr="00000000" w14:paraId="00000028">
      <w:pPr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James F. Gay</w:t>
      </w:r>
    </w:p>
    <w:p w:rsidR="00000000" w:rsidDel="00000000" w:rsidP="00000000" w:rsidRDefault="00000000" w:rsidRPr="00000000" w14:paraId="00000029">
      <w:pPr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William Gray </w:t>
      </w:r>
    </w:p>
    <w:p w:rsidR="00000000" w:rsidDel="00000000" w:rsidP="00000000" w:rsidRDefault="00000000" w:rsidRPr="00000000" w14:paraId="0000002A">
      <w:pPr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Zane Grey</w:t>
      </w:r>
    </w:p>
    <w:p w:rsidR="00000000" w:rsidDel="00000000" w:rsidP="00000000" w:rsidRDefault="00000000" w:rsidRPr="00000000" w14:paraId="0000002B">
      <w:pPr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Ralph Hill</w:t>
      </w:r>
    </w:p>
    <w:p w:rsidR="00000000" w:rsidDel="00000000" w:rsidP="00000000" w:rsidRDefault="00000000" w:rsidRPr="00000000" w14:paraId="0000002C">
      <w:pPr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James Howard</w:t>
      </w:r>
    </w:p>
    <w:p w:rsidR="00000000" w:rsidDel="00000000" w:rsidP="00000000" w:rsidRDefault="00000000" w:rsidRPr="00000000" w14:paraId="0000002D">
      <w:pPr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Claywood Jones</w:t>
      </w:r>
    </w:p>
    <w:p w:rsidR="00000000" w:rsidDel="00000000" w:rsidP="00000000" w:rsidRDefault="00000000" w:rsidRPr="00000000" w14:paraId="0000002E">
      <w:pPr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Winston Nottingham</w:t>
      </w:r>
    </w:p>
    <w:p w:rsidR="00000000" w:rsidDel="00000000" w:rsidP="00000000" w:rsidRDefault="00000000" w:rsidRPr="00000000" w14:paraId="0000002F">
      <w:pPr>
        <w:jc w:val="center"/>
        <w:rPr>
          <w:rFonts w:ascii="Century Gothic" w:cs="Century Gothic" w:eastAsia="Century Gothic" w:hAnsi="Century Gothic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Century Gothic" w:cs="Century Gothic" w:eastAsia="Century Gothic" w:hAnsi="Century Gothic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26</w:t>
      </w:r>
    </w:p>
    <w:p w:rsidR="00000000" w:rsidDel="00000000" w:rsidP="00000000" w:rsidRDefault="00000000" w:rsidRPr="00000000" w14:paraId="00000032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11 Virtues of P.E.A.C.E</w:t>
      </w:r>
    </w:p>
    <w:p w:rsidR="00000000" w:rsidDel="00000000" w:rsidP="00000000" w:rsidRDefault="00000000" w:rsidRPr="00000000" w14:paraId="00000033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DedicationBoyz</w:t>
      </w:r>
    </w:p>
    <w:p w:rsidR="00000000" w:rsidDel="00000000" w:rsidP="00000000" w:rsidRDefault="00000000" w:rsidRPr="00000000" w14:paraId="00000034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26 Jumpstreet</w:t>
      </w:r>
    </w:p>
    <w:p w:rsidR="00000000" w:rsidDel="00000000" w:rsidP="00000000" w:rsidRDefault="00000000" w:rsidRPr="00000000" w14:paraId="00000035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Jordan Cain (Spr 24) “Prince of Peace”</w:t>
      </w:r>
    </w:p>
    <w:p w:rsidR="00000000" w:rsidDel="00000000" w:rsidP="00000000" w:rsidRDefault="00000000" w:rsidRPr="00000000" w14:paraId="0000003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(OGADP) Darien Britt (Spr 24) “H1gh N0te”</w:t>
      </w:r>
    </w:p>
    <w:p w:rsidR="00000000" w:rsidDel="00000000" w:rsidP="00000000" w:rsidRDefault="00000000" w:rsidRPr="00000000" w14:paraId="0000003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Jahkael Parker (Spr 25) “The Illusion”</w:t>
      </w:r>
    </w:p>
    <w:p w:rsidR="00000000" w:rsidDel="00000000" w:rsidP="00000000" w:rsidRDefault="00000000" w:rsidRPr="00000000" w14:paraId="0000003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Justin Carr (Spr 21) “The Joker”</w:t>
      </w:r>
    </w:p>
    <w:p w:rsidR="00000000" w:rsidDel="00000000" w:rsidP="00000000" w:rsidRDefault="00000000" w:rsidRPr="00000000" w14:paraId="0000003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Pharaoh) Kaion Hamilton III (Spr 25) “John Wick”</w:t>
      </w:r>
    </w:p>
    <w:p w:rsidR="00000000" w:rsidDel="00000000" w:rsidP="00000000" w:rsidRDefault="00000000" w:rsidRPr="00000000" w14:paraId="0000003B">
      <w:pPr>
        <w:rPr>
          <w:rFonts w:ascii="Century Gothic" w:cs="Century Gothic" w:eastAsia="Century Gothic" w:hAnsi="Century Gothic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Adarius Johnson – “K1ll Switch”</w:t>
      </w:r>
    </w:p>
    <w:p w:rsidR="00000000" w:rsidDel="00000000" w:rsidP="00000000" w:rsidRDefault="00000000" w:rsidRPr="00000000" w14:paraId="0000003D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Justin Clairborne – “Flu Game”</w:t>
      </w:r>
    </w:p>
    <w:p w:rsidR="00000000" w:rsidDel="00000000" w:rsidP="00000000" w:rsidRDefault="00000000" w:rsidRPr="00000000" w14:paraId="0000003E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Brandon Richardson – “Tariq St. Patrick”</w:t>
      </w:r>
    </w:p>
    <w:p w:rsidR="00000000" w:rsidDel="00000000" w:rsidP="00000000" w:rsidRDefault="00000000" w:rsidRPr="00000000" w14:paraId="0000003F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Dylan Bryant – “Spike Lee”</w:t>
      </w:r>
    </w:p>
    <w:p w:rsidR="00000000" w:rsidDel="00000000" w:rsidP="00000000" w:rsidRDefault="00000000" w:rsidRPr="00000000" w14:paraId="00000040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Ian Thomas- “Ares”</w:t>
      </w:r>
    </w:p>
    <w:p w:rsidR="00000000" w:rsidDel="00000000" w:rsidP="00000000" w:rsidRDefault="00000000" w:rsidRPr="00000000" w14:paraId="00000041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Simeon butler – “Painkiller”</w:t>
      </w:r>
    </w:p>
    <w:p w:rsidR="00000000" w:rsidDel="00000000" w:rsidP="00000000" w:rsidRDefault="00000000" w:rsidRPr="00000000" w14:paraId="00000042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Kyree Williams – “Eagle Eye”</w:t>
      </w:r>
    </w:p>
    <w:p w:rsidR="00000000" w:rsidDel="00000000" w:rsidP="00000000" w:rsidRDefault="00000000" w:rsidRPr="00000000" w14:paraId="00000043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Jaleel Drummond – “Creed”</w:t>
      </w:r>
    </w:p>
    <w:p w:rsidR="00000000" w:rsidDel="00000000" w:rsidP="00000000" w:rsidRDefault="00000000" w:rsidRPr="00000000" w14:paraId="00000044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#9 Nyles Ferguson – “Mister Terrific”</w:t>
      </w:r>
    </w:p>
    <w:p w:rsidR="00000000" w:rsidDel="00000000" w:rsidP="00000000" w:rsidRDefault="00000000" w:rsidRPr="00000000" w14:paraId="00000045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#10 Brett Andrews – “Man of Steel”</w:t>
      </w:r>
    </w:p>
    <w:p w:rsidR="00000000" w:rsidDel="00000000" w:rsidP="00000000" w:rsidRDefault="00000000" w:rsidRPr="00000000" w14:paraId="00000046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#11 Joseph Hargett – “Hail Mary”</w:t>
      </w:r>
    </w:p>
    <w:p w:rsidR="00000000" w:rsidDel="00000000" w:rsidP="00000000" w:rsidRDefault="00000000" w:rsidRPr="00000000" w14:paraId="00000047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February 28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vertAlign w:val="superscript"/>
          <w:rtl w:val="0"/>
        </w:rPr>
        <w:t xml:space="preserve">th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2026 12:15:06 am</w:t>
      </w:r>
    </w:p>
    <w:p w:rsidR="00000000" w:rsidDel="00000000" w:rsidP="00000000" w:rsidRDefault="00000000" w:rsidRPr="00000000" w14:paraId="0000004A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25</w:t>
      </w:r>
    </w:p>
    <w:p w:rsidR="00000000" w:rsidDel="00000000" w:rsidP="00000000" w:rsidRDefault="00000000" w:rsidRPr="00000000" w14:paraId="0000004B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10 Conditions of the new age </w:t>
      </w:r>
    </w:p>
    <w:p w:rsidR="00000000" w:rsidDel="00000000" w:rsidP="00000000" w:rsidRDefault="00000000" w:rsidRPr="00000000" w14:paraId="0000004C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Project x</w:t>
      </w:r>
    </w:p>
    <w:p w:rsidR="00000000" w:rsidDel="00000000" w:rsidP="00000000" w:rsidRDefault="00000000" w:rsidRPr="00000000" w14:paraId="0000004D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Lauryce Derose (Spr 23) “Critical Condition”</w:t>
      </w:r>
    </w:p>
    <w:p w:rsidR="00000000" w:rsidDel="00000000" w:rsidP="00000000" w:rsidRDefault="00000000" w:rsidRPr="00000000" w14:paraId="0000004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(OGADP) Taavon Mitchell Jr. (Spr 23) “Pharoahgamo”</w:t>
      </w:r>
    </w:p>
    <w:p w:rsidR="00000000" w:rsidDel="00000000" w:rsidP="00000000" w:rsidRDefault="00000000" w:rsidRPr="00000000" w14:paraId="0000005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Aaron Fisher Jr. (Spr 23) “Lord Frieza”</w:t>
      </w:r>
    </w:p>
    <w:p w:rsidR="00000000" w:rsidDel="00000000" w:rsidP="00000000" w:rsidRDefault="00000000" w:rsidRPr="00000000" w14:paraId="0000005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Jordan Salary (Spr 18) “Gods Heart”</w:t>
      </w:r>
    </w:p>
    <w:p w:rsidR="00000000" w:rsidDel="00000000" w:rsidP="00000000" w:rsidRDefault="00000000" w:rsidRPr="00000000" w14:paraId="0000005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Pharaoh) Jordan Moody (Spr 23) “Gorilla Grodd”</w:t>
      </w:r>
    </w:p>
    <w:p w:rsidR="00000000" w:rsidDel="00000000" w:rsidP="00000000" w:rsidRDefault="00000000" w:rsidRPr="00000000" w14:paraId="0000005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Keshun Nelson – “Prime Proton”</w:t>
      </w:r>
    </w:p>
    <w:p w:rsidR="00000000" w:rsidDel="00000000" w:rsidP="00000000" w:rsidRDefault="00000000" w:rsidRPr="00000000" w14:paraId="0000005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Jahkari Taylor – “VIP”</w:t>
      </w:r>
    </w:p>
    <w:p w:rsidR="00000000" w:rsidDel="00000000" w:rsidP="00000000" w:rsidRDefault="00000000" w:rsidRPr="00000000" w14:paraId="0000005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Allen White – “Nocturnal Beast”</w:t>
      </w:r>
    </w:p>
    <w:p w:rsidR="00000000" w:rsidDel="00000000" w:rsidP="00000000" w:rsidRDefault="00000000" w:rsidRPr="00000000" w14:paraId="0000005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Jerome Sutton – “Steady Heart”</w:t>
      </w:r>
    </w:p>
    <w:p w:rsidR="00000000" w:rsidDel="00000000" w:rsidP="00000000" w:rsidRDefault="00000000" w:rsidRPr="00000000" w14:paraId="0000005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Jahkael Parker – “The Illusion”</w:t>
      </w:r>
    </w:p>
    <w:p w:rsidR="00000000" w:rsidDel="00000000" w:rsidP="00000000" w:rsidRDefault="00000000" w:rsidRPr="00000000" w14:paraId="0000005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Jalen Johnson – “Perfect Peace”</w:t>
      </w:r>
    </w:p>
    <w:p w:rsidR="00000000" w:rsidDel="00000000" w:rsidP="00000000" w:rsidRDefault="00000000" w:rsidRPr="00000000" w14:paraId="0000005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Zachary Roberts – “Muphasa”</w:t>
      </w:r>
    </w:p>
    <w:p w:rsidR="00000000" w:rsidDel="00000000" w:rsidP="00000000" w:rsidRDefault="00000000" w:rsidRPr="00000000" w14:paraId="0000005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Khamani Battiste – “Caesar”</w:t>
      </w:r>
    </w:p>
    <w:p w:rsidR="00000000" w:rsidDel="00000000" w:rsidP="00000000" w:rsidRDefault="00000000" w:rsidRPr="00000000" w14:paraId="0000005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#9 Adam Palmer – “Lazarus”</w:t>
      </w:r>
    </w:p>
    <w:p w:rsidR="00000000" w:rsidDel="00000000" w:rsidP="00000000" w:rsidRDefault="00000000" w:rsidRPr="00000000" w14:paraId="0000005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#10 Xavier Spindle – “The Epilogue”</w:t>
      </w:r>
    </w:p>
    <w:p w:rsidR="00000000" w:rsidDel="00000000" w:rsidP="00000000" w:rsidRDefault="00000000" w:rsidRPr="00000000" w14:paraId="0000005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March 2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nd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2025 12:01:06</w:t>
      </w:r>
    </w:p>
    <w:p w:rsidR="00000000" w:rsidDel="00000000" w:rsidP="00000000" w:rsidRDefault="00000000" w:rsidRPr="00000000" w14:paraId="00000063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24</w:t>
      </w:r>
    </w:p>
    <w:p w:rsidR="00000000" w:rsidDel="00000000" w:rsidP="00000000" w:rsidRDefault="00000000" w:rsidRPr="00000000" w14:paraId="00000064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12 Degrees Below Zero</w:t>
      </w:r>
    </w:p>
    <w:p w:rsidR="00000000" w:rsidDel="00000000" w:rsidP="00000000" w:rsidRDefault="00000000" w:rsidRPr="00000000" w14:paraId="00000065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Sons of the New World</w:t>
      </w:r>
    </w:p>
    <w:p w:rsidR="00000000" w:rsidDel="00000000" w:rsidP="00000000" w:rsidRDefault="00000000" w:rsidRPr="00000000" w14:paraId="00000066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Christopher Martin (Spr 23) “Kakarot”</w:t>
      </w:r>
    </w:p>
    <w:p w:rsidR="00000000" w:rsidDel="00000000" w:rsidP="00000000" w:rsidRDefault="00000000" w:rsidRPr="00000000" w14:paraId="0000006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(OGADP) Jacquez Motley (Spr 23) “Phinal SacrifICE”</w:t>
      </w:r>
    </w:p>
    <w:p w:rsidR="00000000" w:rsidDel="00000000" w:rsidP="00000000" w:rsidRDefault="00000000" w:rsidRPr="00000000" w14:paraId="0000006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Lauryce Derose (Spr 23) “Critical Condition”</w:t>
      </w:r>
    </w:p>
    <w:p w:rsidR="00000000" w:rsidDel="00000000" w:rsidP="00000000" w:rsidRDefault="00000000" w:rsidRPr="00000000" w14:paraId="0000006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Master Turntine (Spr 21) “Silent Intellect”</w:t>
      </w:r>
    </w:p>
    <w:p w:rsidR="00000000" w:rsidDel="00000000" w:rsidP="00000000" w:rsidRDefault="00000000" w:rsidRPr="00000000" w14:paraId="0000006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Pharaoh) Jordan Moody (Spr 23) “Gorilla Grodd”</w:t>
      </w:r>
    </w:p>
    <w:p w:rsidR="00000000" w:rsidDel="00000000" w:rsidP="00000000" w:rsidRDefault="00000000" w:rsidRPr="00000000" w14:paraId="0000006C">
      <w:pPr>
        <w:jc w:val="center"/>
        <w:rPr>
          <w:rFonts w:ascii="Century Gothic" w:cs="Century Gothic" w:eastAsia="Century Gothic" w:hAnsi="Century Gothic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Jahmire Westbrook – “Vantage Po1nt”</w:t>
      </w:r>
    </w:p>
    <w:p w:rsidR="00000000" w:rsidDel="00000000" w:rsidP="00000000" w:rsidRDefault="00000000" w:rsidRPr="00000000" w14:paraId="0000006E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Narenzo Fleors – “Unphased Marksman”</w:t>
      </w:r>
    </w:p>
    <w:p w:rsidR="00000000" w:rsidDel="00000000" w:rsidP="00000000" w:rsidRDefault="00000000" w:rsidRPr="00000000" w14:paraId="0000006F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Malcolm Warren – “Golden Glove”</w:t>
      </w:r>
    </w:p>
    <w:p w:rsidR="00000000" w:rsidDel="00000000" w:rsidP="00000000" w:rsidRDefault="00000000" w:rsidRPr="00000000" w14:paraId="00000070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Jamari Jones – “Frozone” aka “Virgil”</w:t>
      </w:r>
    </w:p>
    <w:p w:rsidR="00000000" w:rsidDel="00000000" w:rsidP="00000000" w:rsidRDefault="00000000" w:rsidRPr="00000000" w14:paraId="00000071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Jaden Johnson – “Psychotic” aka “Knucklehead”</w:t>
      </w:r>
    </w:p>
    <w:p w:rsidR="00000000" w:rsidDel="00000000" w:rsidP="00000000" w:rsidRDefault="00000000" w:rsidRPr="00000000" w14:paraId="00000072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Tre Greaux – “Venom”</w:t>
      </w:r>
    </w:p>
    <w:p w:rsidR="00000000" w:rsidDel="00000000" w:rsidP="00000000" w:rsidRDefault="00000000" w:rsidRPr="00000000" w14:paraId="00000073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Jordan Cain – “Prince of Peace”</w:t>
      </w:r>
    </w:p>
    <w:p w:rsidR="00000000" w:rsidDel="00000000" w:rsidP="00000000" w:rsidRDefault="00000000" w:rsidRPr="00000000" w14:paraId="00000074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Ellis Robertson – “Phoenix”</w:t>
      </w:r>
    </w:p>
    <w:p w:rsidR="00000000" w:rsidDel="00000000" w:rsidP="00000000" w:rsidRDefault="00000000" w:rsidRPr="00000000" w14:paraId="00000075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#9 Kaion Hamilton III – “John Wick”</w:t>
      </w:r>
    </w:p>
    <w:p w:rsidR="00000000" w:rsidDel="00000000" w:rsidP="00000000" w:rsidRDefault="00000000" w:rsidRPr="00000000" w14:paraId="00000076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#10 Darien Britt – “H1GH N0TE”</w:t>
      </w:r>
    </w:p>
    <w:p w:rsidR="00000000" w:rsidDel="00000000" w:rsidP="00000000" w:rsidRDefault="00000000" w:rsidRPr="00000000" w14:paraId="00000077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#11 Chase Greene – “JUGGANAUT”</w:t>
      </w:r>
    </w:p>
    <w:p w:rsidR="00000000" w:rsidDel="00000000" w:rsidP="00000000" w:rsidRDefault="00000000" w:rsidRPr="00000000" w14:paraId="00000078">
      <w:pPr>
        <w:ind w:firstLine="720"/>
        <w:rPr>
          <w:rFonts w:ascii="Century Gothic" w:cs="Century Gothic" w:eastAsia="Century Gothic" w:hAnsi="Century Gothic"/>
          <w:sz w:val="36"/>
          <w:szCs w:val="36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#12 Elijah Smith – “Goliath”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March 3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vertAlign w:val="superscript"/>
          <w:rtl w:val="0"/>
        </w:rPr>
        <w:t xml:space="preserve">rd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2024 2:11:06</w:t>
      </w:r>
    </w:p>
    <w:p w:rsidR="00000000" w:rsidDel="00000000" w:rsidP="00000000" w:rsidRDefault="00000000" w:rsidRPr="00000000" w14:paraId="0000007B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2023</w:t>
      </w:r>
    </w:p>
    <w:p w:rsidR="00000000" w:rsidDel="00000000" w:rsidP="00000000" w:rsidRDefault="00000000" w:rsidRPr="00000000" w14:paraId="0000007C">
      <w:pPr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(New World Order)</w:t>
      </w:r>
    </w:p>
    <w:p w:rsidR="00000000" w:rsidDel="00000000" w:rsidP="00000000" w:rsidRDefault="00000000" w:rsidRPr="00000000" w14:paraId="0000007D">
      <w:pPr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(Life’s A Gamble)</w:t>
      </w:r>
    </w:p>
    <w:p w:rsidR="00000000" w:rsidDel="00000000" w:rsidP="00000000" w:rsidRDefault="00000000" w:rsidRPr="00000000" w14:paraId="0000007E">
      <w:pPr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(Always follow suit)</w:t>
      </w:r>
    </w:p>
    <w:p w:rsidR="00000000" w:rsidDel="00000000" w:rsidP="00000000" w:rsidRDefault="00000000" w:rsidRPr="00000000" w14:paraId="0000007F">
      <w:pPr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(Double Trouble)</w:t>
      </w:r>
    </w:p>
    <w:p w:rsidR="00000000" w:rsidDel="00000000" w:rsidP="00000000" w:rsidRDefault="00000000" w:rsidRPr="00000000" w14:paraId="00000080">
      <w:pPr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(Dawn Of The 13 Prophets)</w:t>
      </w:r>
    </w:p>
    <w:p w:rsidR="00000000" w:rsidDel="00000000" w:rsidP="00000000" w:rsidRDefault="00000000" w:rsidRPr="00000000" w14:paraId="00000081">
      <w:pPr>
        <w:jc w:val="center"/>
        <w:rPr>
          <w:rFonts w:ascii="Century Gothic" w:cs="Century Gothic" w:eastAsia="Century Gothic" w:hAnsi="Century Gothic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Jared Jackson (Spr. 21) “ScarPhace”</w:t>
      </w:r>
    </w:p>
    <w:p w:rsidR="00000000" w:rsidDel="00000000" w:rsidP="00000000" w:rsidRDefault="00000000" w:rsidRPr="00000000" w14:paraId="0000008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(OGADP) Justin Carr (Spr. 21) “The Joker”</w:t>
      </w:r>
    </w:p>
    <w:p w:rsidR="00000000" w:rsidDel="00000000" w:rsidP="00000000" w:rsidRDefault="00000000" w:rsidRPr="00000000" w14:paraId="0000008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Malik Cunningham (Spr. 22) “Winter soldier”</w:t>
      </w:r>
    </w:p>
    <w:p w:rsidR="00000000" w:rsidDel="00000000" w:rsidP="00000000" w:rsidRDefault="00000000" w:rsidRPr="00000000" w14:paraId="0000008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Antwan Bynum (Spr. 15) “Illmatic”</w:t>
      </w:r>
    </w:p>
    <w:p w:rsidR="00000000" w:rsidDel="00000000" w:rsidP="00000000" w:rsidRDefault="00000000" w:rsidRPr="00000000" w14:paraId="0000008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Pharaoh) Leon Mosley Jr. (Spr. 21) “Iron Man”</w:t>
      </w:r>
    </w:p>
    <w:p w:rsidR="00000000" w:rsidDel="00000000" w:rsidP="00000000" w:rsidRDefault="00000000" w:rsidRPr="00000000" w14:paraId="00000087">
      <w:pPr>
        <w:rPr>
          <w:rFonts w:ascii="Century Gothic" w:cs="Century Gothic" w:eastAsia="Century Gothic" w:hAnsi="Century Gothi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720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#1 Aaron Fisher Jr. – “Lord Frieza” </w:t>
      </w:r>
    </w:p>
    <w:p w:rsidR="00000000" w:rsidDel="00000000" w:rsidP="00000000" w:rsidRDefault="00000000" w:rsidRPr="00000000" w14:paraId="00000089">
      <w:pPr>
        <w:ind w:firstLine="720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#2 Lauryce Derose – “Critical Condition” </w:t>
      </w:r>
    </w:p>
    <w:p w:rsidR="00000000" w:rsidDel="00000000" w:rsidP="00000000" w:rsidRDefault="00000000" w:rsidRPr="00000000" w14:paraId="0000008A">
      <w:pPr>
        <w:ind w:firstLine="720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#3 Taavon Mitchell Jr. – “Pharoahgamo”</w:t>
      </w:r>
    </w:p>
    <w:p w:rsidR="00000000" w:rsidDel="00000000" w:rsidP="00000000" w:rsidRDefault="00000000" w:rsidRPr="00000000" w14:paraId="0000008B">
      <w:pPr>
        <w:ind w:firstLine="720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#4 Alexander Soler – “Phlash” </w:t>
      </w:r>
    </w:p>
    <w:p w:rsidR="00000000" w:rsidDel="00000000" w:rsidP="00000000" w:rsidRDefault="00000000" w:rsidRPr="00000000" w14:paraId="0000008C">
      <w:pPr>
        <w:ind w:firstLine="720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#5 Christopher Martin – “Kakarot” </w:t>
      </w:r>
    </w:p>
    <w:p w:rsidR="00000000" w:rsidDel="00000000" w:rsidP="00000000" w:rsidRDefault="00000000" w:rsidRPr="00000000" w14:paraId="0000008D">
      <w:pPr>
        <w:ind w:firstLine="720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#6 Marquice Brown Thomas – “Son of Anarchy” </w:t>
      </w:r>
    </w:p>
    <w:p w:rsidR="00000000" w:rsidDel="00000000" w:rsidP="00000000" w:rsidRDefault="00000000" w:rsidRPr="00000000" w14:paraId="0000008E">
      <w:pPr>
        <w:ind w:firstLine="720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#7 Madi Jan Kabba – “Blood Diamond” </w:t>
      </w:r>
    </w:p>
    <w:p w:rsidR="00000000" w:rsidDel="00000000" w:rsidP="00000000" w:rsidRDefault="00000000" w:rsidRPr="00000000" w14:paraId="0000008F">
      <w:pPr>
        <w:ind w:firstLine="720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#8 Braxton Bates – “Kamikaze” </w:t>
      </w:r>
    </w:p>
    <w:p w:rsidR="00000000" w:rsidDel="00000000" w:rsidP="00000000" w:rsidRDefault="00000000" w:rsidRPr="00000000" w14:paraId="00000090">
      <w:pPr>
        <w:ind w:firstLine="720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#9 Jordan Moody – “Gorilla Grodd”</w:t>
      </w:r>
    </w:p>
    <w:p w:rsidR="00000000" w:rsidDel="00000000" w:rsidP="00000000" w:rsidRDefault="00000000" w:rsidRPr="00000000" w14:paraId="00000091">
      <w:pPr>
        <w:ind w:firstLine="720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#10 Nicolas Halorday – “Kratos” </w:t>
      </w:r>
    </w:p>
    <w:p w:rsidR="00000000" w:rsidDel="00000000" w:rsidP="00000000" w:rsidRDefault="00000000" w:rsidRPr="00000000" w14:paraId="00000092">
      <w:pPr>
        <w:ind w:firstLine="720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#11 Joseph Kemp – “Phina11y Phamous” </w:t>
      </w:r>
    </w:p>
    <w:p w:rsidR="00000000" w:rsidDel="00000000" w:rsidP="00000000" w:rsidRDefault="00000000" w:rsidRPr="00000000" w14:paraId="00000093">
      <w:pPr>
        <w:ind w:firstLine="720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#12 Carson Small – “Michael Myers” </w:t>
      </w:r>
    </w:p>
    <w:p w:rsidR="00000000" w:rsidDel="00000000" w:rsidP="00000000" w:rsidRDefault="00000000" w:rsidRPr="00000000" w14:paraId="00000094">
      <w:pPr>
        <w:ind w:firstLine="720"/>
        <w:rPr/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#13 Jacquez Motley – “Phinal SacrifICE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5">
      <w:pPr>
        <w:ind w:firstLine="720"/>
        <w:rPr/>
      </w:pPr>
      <w:r w:rsidDel="00000000" w:rsidR="00000000" w:rsidRPr="00000000">
        <w:rPr>
          <w:rtl w:val="0"/>
        </w:rPr>
        <w:t xml:space="preserve">March 4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2023 1:32:06 am</w:t>
      </w:r>
    </w:p>
    <w:p w:rsidR="00000000" w:rsidDel="00000000" w:rsidP="00000000" w:rsidRDefault="00000000" w:rsidRPr="00000000" w14:paraId="00000096">
      <w:pPr>
        <w:jc w:val="center"/>
        <w:rPr>
          <w:rFonts w:ascii="Century Gothic" w:cs="Century Gothic" w:eastAsia="Century Gothic" w:hAnsi="Century Gothic"/>
          <w:sz w:val="36"/>
          <w:szCs w:val="36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u w:val="single"/>
          <w:rtl w:val="0"/>
        </w:rPr>
        <w:t xml:space="preserve">Spring 2022</w:t>
      </w:r>
    </w:p>
    <w:p w:rsidR="00000000" w:rsidDel="00000000" w:rsidP="00000000" w:rsidRDefault="00000000" w:rsidRPr="00000000" w14:paraId="00000097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(7 Revolutionaries of War)</w:t>
      </w:r>
    </w:p>
    <w:p w:rsidR="00000000" w:rsidDel="00000000" w:rsidP="00000000" w:rsidRDefault="00000000" w:rsidRPr="00000000" w14:paraId="00000098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(Weather The Storm)</w:t>
      </w:r>
    </w:p>
    <w:p w:rsidR="00000000" w:rsidDel="00000000" w:rsidP="00000000" w:rsidRDefault="00000000" w:rsidRPr="00000000" w14:paraId="00000099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C.I.S (Courts in Session)</w:t>
      </w:r>
    </w:p>
    <w:p w:rsidR="00000000" w:rsidDel="00000000" w:rsidP="00000000" w:rsidRDefault="00000000" w:rsidRPr="00000000" w14:paraId="0000009A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Charles Thompson Jr. (Spr. 21) “Phrozen Prodigy”</w:t>
      </w:r>
    </w:p>
    <w:p w:rsidR="00000000" w:rsidDel="00000000" w:rsidP="00000000" w:rsidRDefault="00000000" w:rsidRPr="00000000" w14:paraId="0000009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(OG ADP) Kenneth Goodall (Spr. 21) “Snowphall”</w:t>
      </w:r>
    </w:p>
    <w:p w:rsidR="00000000" w:rsidDel="00000000" w:rsidP="00000000" w:rsidRDefault="00000000" w:rsidRPr="00000000" w14:paraId="0000009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Nathan Foster (Spr. 21) “The Reclamation”</w:t>
      </w:r>
    </w:p>
    <w:p w:rsidR="00000000" w:rsidDel="00000000" w:rsidP="00000000" w:rsidRDefault="00000000" w:rsidRPr="00000000" w14:paraId="0000009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Christopher Thompson (Spr. 14) “Apocalypse”</w:t>
      </w:r>
    </w:p>
    <w:p w:rsidR="00000000" w:rsidDel="00000000" w:rsidP="00000000" w:rsidRDefault="00000000" w:rsidRPr="00000000" w14:paraId="0000009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Pharaoh) Leon Mosley Jr. (Spr. 21) “Iron Man”</w:t>
      </w:r>
    </w:p>
    <w:p w:rsidR="00000000" w:rsidDel="00000000" w:rsidP="00000000" w:rsidRDefault="00000000" w:rsidRPr="00000000" w14:paraId="000000A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McKinley lowery II I- “Basquiat”</w:t>
      </w:r>
    </w:p>
    <w:p w:rsidR="00000000" w:rsidDel="00000000" w:rsidP="00000000" w:rsidRDefault="00000000" w:rsidRPr="00000000" w14:paraId="000000A2">
      <w:pPr>
        <w:ind w:left="72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Malik Cunningham – “Winter Soldier” </w:t>
      </w:r>
    </w:p>
    <w:p w:rsidR="00000000" w:rsidDel="00000000" w:rsidP="00000000" w:rsidRDefault="00000000" w:rsidRPr="00000000" w14:paraId="000000A3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Tyreese Davis – “Koman”</w:t>
      </w:r>
    </w:p>
    <w:p w:rsidR="00000000" w:rsidDel="00000000" w:rsidP="00000000" w:rsidRDefault="00000000" w:rsidRPr="00000000" w14:paraId="000000A4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Christian palmer - “Split”</w:t>
      </w:r>
    </w:p>
    <w:p w:rsidR="00000000" w:rsidDel="00000000" w:rsidP="00000000" w:rsidRDefault="00000000" w:rsidRPr="00000000" w14:paraId="000000A5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Brian peede Jr. – “Rocky Balboa”</w:t>
      </w:r>
    </w:p>
    <w:p w:rsidR="00000000" w:rsidDel="00000000" w:rsidP="00000000" w:rsidRDefault="00000000" w:rsidRPr="00000000" w14:paraId="000000A6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Shykeem hussy – “Static Shock”</w:t>
      </w:r>
    </w:p>
    <w:p w:rsidR="00000000" w:rsidDel="00000000" w:rsidP="00000000" w:rsidRDefault="00000000" w:rsidRPr="00000000" w14:paraId="000000A7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Christopher price – “Thanos”</w:t>
      </w:r>
    </w:p>
    <w:p w:rsidR="00000000" w:rsidDel="00000000" w:rsidP="00000000" w:rsidRDefault="00000000" w:rsidRPr="00000000" w14:paraId="000000A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March 5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th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2022 3:09:06am</w:t>
      </w:r>
    </w:p>
    <w:p w:rsidR="00000000" w:rsidDel="00000000" w:rsidP="00000000" w:rsidRDefault="00000000" w:rsidRPr="00000000" w14:paraId="000000AF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2021</w:t>
      </w:r>
    </w:p>
    <w:p w:rsidR="00000000" w:rsidDel="00000000" w:rsidP="00000000" w:rsidRDefault="00000000" w:rsidRPr="00000000" w14:paraId="000000B0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(THE REAL IS BACK)</w:t>
      </w:r>
    </w:p>
    <w:p w:rsidR="00000000" w:rsidDel="00000000" w:rsidP="00000000" w:rsidRDefault="00000000" w:rsidRPr="00000000" w14:paraId="000000B1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(The 9 Worthies)</w:t>
      </w:r>
    </w:p>
    <w:p w:rsidR="00000000" w:rsidDel="00000000" w:rsidP="00000000" w:rsidRDefault="00000000" w:rsidRPr="00000000" w14:paraId="000000B2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(N.I.P)</w:t>
      </w:r>
    </w:p>
    <w:p w:rsidR="00000000" w:rsidDel="00000000" w:rsidP="00000000" w:rsidRDefault="00000000" w:rsidRPr="00000000" w14:paraId="000000B3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Dominic Jordan (Spr. 19) “Phree Smoke”</w:t>
      </w:r>
    </w:p>
    <w:p w:rsidR="00000000" w:rsidDel="00000000" w:rsidP="00000000" w:rsidRDefault="00000000" w:rsidRPr="00000000" w14:paraId="000000B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(OG ADP) Anthony Reynolds (Spr. 19) “The Diplomat”</w:t>
      </w:r>
    </w:p>
    <w:p w:rsidR="00000000" w:rsidDel="00000000" w:rsidP="00000000" w:rsidRDefault="00000000" w:rsidRPr="00000000" w14:paraId="000000B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(ADP)Ari Weems (Spr. 19) “Arkimedes”</w:t>
      </w:r>
    </w:p>
    <w:p w:rsidR="00000000" w:rsidDel="00000000" w:rsidP="00000000" w:rsidRDefault="00000000" w:rsidRPr="00000000" w14:paraId="000000B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Tormè DeVauxbray (Spr 18.) “Hidden warrior” </w:t>
      </w:r>
    </w:p>
    <w:p w:rsidR="00000000" w:rsidDel="00000000" w:rsidP="00000000" w:rsidRDefault="00000000" w:rsidRPr="00000000" w14:paraId="000000B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Brandon Myrthil - “Menace to Society”</w:t>
      </w:r>
    </w:p>
    <w:p w:rsidR="00000000" w:rsidDel="00000000" w:rsidP="00000000" w:rsidRDefault="00000000" w:rsidRPr="00000000" w14:paraId="000000BA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Leon Mosley - “Iron Man”</w:t>
      </w:r>
    </w:p>
    <w:p w:rsidR="00000000" w:rsidDel="00000000" w:rsidP="00000000" w:rsidRDefault="00000000" w:rsidRPr="00000000" w14:paraId="000000BB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Justin Carr - “The Joker”</w:t>
      </w:r>
    </w:p>
    <w:p w:rsidR="00000000" w:rsidDel="00000000" w:rsidP="00000000" w:rsidRDefault="00000000" w:rsidRPr="00000000" w14:paraId="000000BC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Master Turntine - “Silent Intellect”</w:t>
      </w:r>
    </w:p>
    <w:p w:rsidR="00000000" w:rsidDel="00000000" w:rsidP="00000000" w:rsidRDefault="00000000" w:rsidRPr="00000000" w14:paraId="000000BD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Jared Jackson - “ScarPhace”</w:t>
      </w:r>
    </w:p>
    <w:p w:rsidR="00000000" w:rsidDel="00000000" w:rsidP="00000000" w:rsidRDefault="00000000" w:rsidRPr="00000000" w14:paraId="000000BE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Kenneth Goodall - “SnowPhall”</w:t>
      </w:r>
    </w:p>
    <w:p w:rsidR="00000000" w:rsidDel="00000000" w:rsidP="00000000" w:rsidRDefault="00000000" w:rsidRPr="00000000" w14:paraId="000000BF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Nathan Foster - “The Reclamation”</w:t>
      </w:r>
    </w:p>
    <w:p w:rsidR="00000000" w:rsidDel="00000000" w:rsidP="00000000" w:rsidRDefault="00000000" w:rsidRPr="00000000" w14:paraId="000000C0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Trent Grant - “F8te Defied”</w:t>
      </w:r>
    </w:p>
    <w:p w:rsidR="00000000" w:rsidDel="00000000" w:rsidP="00000000" w:rsidRDefault="00000000" w:rsidRPr="00000000" w14:paraId="000000C1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#9 Charles Thompson - “Phrozen Prodigy”</w:t>
      </w:r>
    </w:p>
    <w:p w:rsidR="00000000" w:rsidDel="00000000" w:rsidP="00000000" w:rsidRDefault="00000000" w:rsidRPr="00000000" w14:paraId="000000C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March 29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th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2021 2:19:06am</w:t>
      </w:r>
    </w:p>
    <w:p w:rsidR="00000000" w:rsidDel="00000000" w:rsidP="00000000" w:rsidRDefault="00000000" w:rsidRPr="00000000" w14:paraId="000000C8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2019</w:t>
      </w:r>
    </w:p>
    <w:p w:rsidR="00000000" w:rsidDel="00000000" w:rsidP="00000000" w:rsidRDefault="00000000" w:rsidRPr="00000000" w14:paraId="000000C9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(5 points of power) </w:t>
      </w:r>
    </w:p>
    <w:p w:rsidR="00000000" w:rsidDel="00000000" w:rsidP="00000000" w:rsidRDefault="00000000" w:rsidRPr="00000000" w14:paraId="000000CA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(New Era)</w:t>
      </w:r>
    </w:p>
    <w:p w:rsidR="00000000" w:rsidDel="00000000" w:rsidP="00000000" w:rsidRDefault="00000000" w:rsidRPr="00000000" w14:paraId="000000CB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(Phrozen Genesis)</w:t>
      </w:r>
    </w:p>
    <w:p w:rsidR="00000000" w:rsidDel="00000000" w:rsidP="00000000" w:rsidRDefault="00000000" w:rsidRPr="00000000" w14:paraId="000000CC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Kyle Archie (Spr. 18) “Savage Warfare”</w:t>
      </w:r>
    </w:p>
    <w:p w:rsidR="00000000" w:rsidDel="00000000" w:rsidP="00000000" w:rsidRDefault="00000000" w:rsidRPr="00000000" w14:paraId="000000C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(OG ADP) Devon Jefferson (Spr.17) “Soul Survivor” </w:t>
      </w:r>
    </w:p>
    <w:p w:rsidR="00000000" w:rsidDel="00000000" w:rsidP="00000000" w:rsidRDefault="00000000" w:rsidRPr="00000000" w14:paraId="000000C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Malik Macoy (Spr. 18) “Eye of the Storm”</w:t>
      </w:r>
    </w:p>
    <w:p w:rsidR="00000000" w:rsidDel="00000000" w:rsidP="00000000" w:rsidRDefault="00000000" w:rsidRPr="00000000" w14:paraId="000000D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Cedric Claud (Spr. 14) “Bane”</w:t>
      </w:r>
    </w:p>
    <w:p w:rsidR="00000000" w:rsidDel="00000000" w:rsidP="00000000" w:rsidRDefault="00000000" w:rsidRPr="00000000" w14:paraId="000000D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Pharaoh) Malcolm Anderson (Spr. 17) “Chosen One”</w:t>
      </w:r>
    </w:p>
    <w:p w:rsidR="00000000" w:rsidDel="00000000" w:rsidP="00000000" w:rsidRDefault="00000000" w:rsidRPr="00000000" w14:paraId="000000D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Kory Wells – “Suntzu”</w:t>
      </w:r>
    </w:p>
    <w:p w:rsidR="00000000" w:rsidDel="00000000" w:rsidP="00000000" w:rsidRDefault="00000000" w:rsidRPr="00000000" w14:paraId="000000D4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Ari Weems – “Arkimedes”</w:t>
      </w:r>
    </w:p>
    <w:p w:rsidR="00000000" w:rsidDel="00000000" w:rsidP="00000000" w:rsidRDefault="00000000" w:rsidRPr="00000000" w14:paraId="000000D5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Anthony Renyolds – “The Diplomat”</w:t>
      </w:r>
    </w:p>
    <w:p w:rsidR="00000000" w:rsidDel="00000000" w:rsidP="00000000" w:rsidRDefault="00000000" w:rsidRPr="00000000" w14:paraId="000000D6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Jeremiah O’Bryant – “Ice-o-lated”</w:t>
      </w:r>
    </w:p>
    <w:p w:rsidR="00000000" w:rsidDel="00000000" w:rsidP="00000000" w:rsidRDefault="00000000" w:rsidRPr="00000000" w14:paraId="000000D7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Dominique Jordan – “Phree Smoke”</w:t>
      </w:r>
    </w:p>
    <w:p w:rsidR="00000000" w:rsidDel="00000000" w:rsidP="00000000" w:rsidRDefault="00000000" w:rsidRPr="00000000" w14:paraId="000000D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February 17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th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2019 3:03:06</w:t>
      </w:r>
    </w:p>
    <w:p w:rsidR="00000000" w:rsidDel="00000000" w:rsidP="00000000" w:rsidRDefault="00000000" w:rsidRPr="00000000" w14:paraId="000000E1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2018</w:t>
      </w:r>
    </w:p>
    <w:p w:rsidR="00000000" w:rsidDel="00000000" w:rsidP="00000000" w:rsidRDefault="00000000" w:rsidRPr="00000000" w14:paraId="000000E2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(Legacy of the Light)</w:t>
      </w:r>
    </w:p>
    <w:p w:rsidR="00000000" w:rsidDel="00000000" w:rsidP="00000000" w:rsidRDefault="00000000" w:rsidRPr="00000000" w14:paraId="000000E3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(Reconciliation Resurgence)</w:t>
      </w:r>
    </w:p>
    <w:p w:rsidR="00000000" w:rsidDel="00000000" w:rsidP="00000000" w:rsidRDefault="00000000" w:rsidRPr="00000000" w14:paraId="000000E4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(Flawless Chaos)</w:t>
      </w:r>
    </w:p>
    <w:p w:rsidR="00000000" w:rsidDel="00000000" w:rsidP="00000000" w:rsidRDefault="00000000" w:rsidRPr="00000000" w14:paraId="000000E5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Antwaun Hopkins (Spr. 16) “The Revenant” </w:t>
      </w:r>
    </w:p>
    <w:p w:rsidR="00000000" w:rsidDel="00000000" w:rsidP="00000000" w:rsidRDefault="00000000" w:rsidRPr="00000000" w14:paraId="000000E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(OG ADP) Dymitrus Byrd (Spr. 16) “Case Closed</w:t>
      </w:r>
    </w:p>
    <w:p w:rsidR="00000000" w:rsidDel="00000000" w:rsidP="00000000" w:rsidRDefault="00000000" w:rsidRPr="00000000" w14:paraId="000000E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Joshuah Marshatelli (Spr. 17) “Hannible”</w:t>
      </w:r>
    </w:p>
    <w:p w:rsidR="00000000" w:rsidDel="00000000" w:rsidP="00000000" w:rsidRDefault="00000000" w:rsidRPr="00000000" w14:paraId="000000E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Rashad Patterson (Spr. 10) “Death of Anubis”</w:t>
      </w:r>
    </w:p>
    <w:p w:rsidR="00000000" w:rsidDel="00000000" w:rsidP="00000000" w:rsidRDefault="00000000" w:rsidRPr="00000000" w14:paraId="000000E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Pharoah) Kashaun Freeman (Spr. 16) “The Soul of Thutmose the Third”</w:t>
      </w:r>
    </w:p>
    <w:p w:rsidR="00000000" w:rsidDel="00000000" w:rsidP="00000000" w:rsidRDefault="00000000" w:rsidRPr="00000000" w14:paraId="000000E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Jordan Salary - “Gods Heart”</w:t>
      </w:r>
    </w:p>
    <w:p w:rsidR="00000000" w:rsidDel="00000000" w:rsidP="00000000" w:rsidRDefault="00000000" w:rsidRPr="00000000" w14:paraId="000000ED">
      <w:pPr>
        <w:ind w:left="72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Tormè DeVauxbray – “Hidden Warrior”</w:t>
      </w:r>
    </w:p>
    <w:p w:rsidR="00000000" w:rsidDel="00000000" w:rsidP="00000000" w:rsidRDefault="00000000" w:rsidRPr="00000000" w14:paraId="000000EE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Johnthan Beckett Jr. – “John Got it” </w:t>
      </w:r>
    </w:p>
    <w:p w:rsidR="00000000" w:rsidDel="00000000" w:rsidP="00000000" w:rsidRDefault="00000000" w:rsidRPr="00000000" w14:paraId="000000EF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Malik Mccoy - “Eye of the Storm”</w:t>
      </w:r>
    </w:p>
    <w:p w:rsidR="00000000" w:rsidDel="00000000" w:rsidP="00000000" w:rsidRDefault="00000000" w:rsidRPr="00000000" w14:paraId="000000F0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Myron Simon - Born Sinna</w:t>
      </w:r>
    </w:p>
    <w:p w:rsidR="00000000" w:rsidDel="00000000" w:rsidP="00000000" w:rsidRDefault="00000000" w:rsidRPr="00000000" w14:paraId="000000F1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Marcus Cooper – “Views from the 6th</w:t>
      </w:r>
    </w:p>
    <w:p w:rsidR="00000000" w:rsidDel="00000000" w:rsidP="00000000" w:rsidRDefault="00000000" w:rsidRPr="00000000" w14:paraId="000000F2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Kyle Archie – “Savage Warfare”</w:t>
      </w:r>
    </w:p>
    <w:p w:rsidR="00000000" w:rsidDel="00000000" w:rsidP="00000000" w:rsidRDefault="00000000" w:rsidRPr="00000000" w14:paraId="000000F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February 11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th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2018 2:14:06am</w:t>
      </w:r>
    </w:p>
    <w:p w:rsidR="00000000" w:rsidDel="00000000" w:rsidP="00000000" w:rsidRDefault="00000000" w:rsidRPr="00000000" w14:paraId="000000FA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2017</w:t>
      </w:r>
    </w:p>
    <w:p w:rsidR="00000000" w:rsidDel="00000000" w:rsidP="00000000" w:rsidRDefault="00000000" w:rsidRPr="00000000" w14:paraId="000000FB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(The 11 Apostles of Light)</w:t>
      </w:r>
    </w:p>
    <w:p w:rsidR="00000000" w:rsidDel="00000000" w:rsidP="00000000" w:rsidRDefault="00000000" w:rsidRPr="00000000" w14:paraId="000000FC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(The last descendants of the chaos)</w:t>
      </w:r>
    </w:p>
    <w:p w:rsidR="00000000" w:rsidDel="00000000" w:rsidP="00000000" w:rsidRDefault="00000000" w:rsidRPr="00000000" w14:paraId="000000FD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(Watch The Throne)</w:t>
      </w:r>
    </w:p>
    <w:p w:rsidR="00000000" w:rsidDel="00000000" w:rsidP="00000000" w:rsidRDefault="00000000" w:rsidRPr="00000000" w14:paraId="000000FE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Darius Ferguson (Fall. 07) “Battle royal”</w:t>
      </w:r>
    </w:p>
    <w:p w:rsidR="00000000" w:rsidDel="00000000" w:rsidP="00000000" w:rsidRDefault="00000000" w:rsidRPr="00000000" w14:paraId="0000010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(OG ADP) Antwaun Hopkins (Spr. 16) “The Revenant”</w:t>
      </w:r>
    </w:p>
    <w:p w:rsidR="00000000" w:rsidDel="00000000" w:rsidP="00000000" w:rsidRDefault="00000000" w:rsidRPr="00000000" w14:paraId="0000010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Kashaun Freemen (Spr. 16) “The Soul of Thutmose the Third”</w:t>
      </w:r>
    </w:p>
    <w:p w:rsidR="00000000" w:rsidDel="00000000" w:rsidP="00000000" w:rsidRDefault="00000000" w:rsidRPr="00000000" w14:paraId="0000010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Michael Smart (Spr.11) “Prince of Kemet”</w:t>
      </w:r>
    </w:p>
    <w:p w:rsidR="00000000" w:rsidDel="00000000" w:rsidP="00000000" w:rsidRDefault="00000000" w:rsidRPr="00000000" w14:paraId="0000010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pharaoh) – Antwan Bynum (Spr.15) “Illmatic”</w:t>
      </w:r>
    </w:p>
    <w:p w:rsidR="00000000" w:rsidDel="00000000" w:rsidP="00000000" w:rsidRDefault="00000000" w:rsidRPr="00000000" w14:paraId="0000010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Malcolm Anderson - “Chosen One”</w:t>
      </w:r>
    </w:p>
    <w:p w:rsidR="00000000" w:rsidDel="00000000" w:rsidP="00000000" w:rsidRDefault="00000000" w:rsidRPr="00000000" w14:paraId="00000106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Devin Jefferson – “Soul Survivor”</w:t>
      </w:r>
    </w:p>
    <w:p w:rsidR="00000000" w:rsidDel="00000000" w:rsidP="00000000" w:rsidRDefault="00000000" w:rsidRPr="00000000" w14:paraId="00000107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Eric Murphy – “MC light”</w:t>
      </w:r>
    </w:p>
    <w:p w:rsidR="00000000" w:rsidDel="00000000" w:rsidP="00000000" w:rsidRDefault="00000000" w:rsidRPr="00000000" w14:paraId="00000108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Joshua Marshetelli – “Hannibal”</w:t>
      </w:r>
    </w:p>
    <w:p w:rsidR="00000000" w:rsidDel="00000000" w:rsidP="00000000" w:rsidRDefault="00000000" w:rsidRPr="00000000" w14:paraId="00000109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Aaron Jones – “Cold War”</w:t>
      </w:r>
    </w:p>
    <w:p w:rsidR="00000000" w:rsidDel="00000000" w:rsidP="00000000" w:rsidRDefault="00000000" w:rsidRPr="00000000" w14:paraId="0000010A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Larry Whitaker Jr – “Alchemy”</w:t>
      </w:r>
    </w:p>
    <w:p w:rsidR="00000000" w:rsidDel="00000000" w:rsidP="00000000" w:rsidRDefault="00000000" w:rsidRPr="00000000" w14:paraId="0000010B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Shawn Smith – “Key Component”</w:t>
      </w:r>
    </w:p>
    <w:p w:rsidR="00000000" w:rsidDel="00000000" w:rsidP="00000000" w:rsidRDefault="00000000" w:rsidRPr="00000000" w14:paraId="0000010C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Nathaniel Oppong – “Black Panther”</w:t>
      </w:r>
    </w:p>
    <w:p w:rsidR="00000000" w:rsidDel="00000000" w:rsidP="00000000" w:rsidRDefault="00000000" w:rsidRPr="00000000" w14:paraId="0000010D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#11 Jaylen Hobdy - “Pharaoh of War”</w:t>
      </w:r>
    </w:p>
    <w:p w:rsidR="00000000" w:rsidDel="00000000" w:rsidP="00000000" w:rsidRDefault="00000000" w:rsidRPr="00000000" w14:paraId="0000010E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#12 Jalen mask – “Executive Decision” </w:t>
      </w:r>
    </w:p>
    <w:p w:rsidR="00000000" w:rsidDel="00000000" w:rsidP="00000000" w:rsidRDefault="00000000" w:rsidRPr="00000000" w14:paraId="0000010F">
      <w:pPr>
        <w:ind w:firstLine="72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#13 Travion Capers- “De Ja Vu”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March 5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th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2017 2:39:06am</w:t>
      </w:r>
    </w:p>
    <w:p w:rsidR="00000000" w:rsidDel="00000000" w:rsidP="00000000" w:rsidRDefault="00000000" w:rsidRPr="00000000" w14:paraId="00000113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2016</w:t>
      </w:r>
    </w:p>
    <w:p w:rsidR="00000000" w:rsidDel="00000000" w:rsidP="00000000" w:rsidRDefault="00000000" w:rsidRPr="00000000" w14:paraId="00000114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(The Reconciliation)</w:t>
      </w:r>
    </w:p>
    <w:p w:rsidR="00000000" w:rsidDel="00000000" w:rsidP="00000000" w:rsidRDefault="00000000" w:rsidRPr="00000000" w14:paraId="00000115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(7 years of famine)</w:t>
      </w:r>
    </w:p>
    <w:p w:rsidR="00000000" w:rsidDel="00000000" w:rsidP="00000000" w:rsidRDefault="00000000" w:rsidRPr="00000000" w14:paraId="00000116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Cedric Claud (Spr.14) “Bane”</w:t>
      </w:r>
    </w:p>
    <w:p w:rsidR="00000000" w:rsidDel="00000000" w:rsidP="00000000" w:rsidRDefault="00000000" w:rsidRPr="00000000" w14:paraId="0000011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Andre Picket (Spr.14) “Atlas”</w:t>
      </w:r>
    </w:p>
    <w:p w:rsidR="00000000" w:rsidDel="00000000" w:rsidP="00000000" w:rsidRDefault="00000000" w:rsidRPr="00000000" w14:paraId="0000011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Rashaud Patterson (Spr.10) “Death of Anubis”</w:t>
      </w:r>
    </w:p>
    <w:p w:rsidR="00000000" w:rsidDel="00000000" w:rsidP="00000000" w:rsidRDefault="00000000" w:rsidRPr="00000000" w14:paraId="0000011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Pharoah) Christopher Spriggs (Spr.13) “MVP (Most Valuable Pharoh)”</w:t>
      </w:r>
    </w:p>
    <w:p w:rsidR="00000000" w:rsidDel="00000000" w:rsidP="00000000" w:rsidRDefault="00000000" w:rsidRPr="00000000" w14:paraId="0000011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De’Von Booker - “Full Metal Jackets”</w:t>
      </w:r>
    </w:p>
    <w:p w:rsidR="00000000" w:rsidDel="00000000" w:rsidP="00000000" w:rsidRDefault="00000000" w:rsidRPr="00000000" w14:paraId="0000011D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Kashaun Freeman – “The Soul of Thutmose the Third”</w:t>
      </w:r>
    </w:p>
    <w:p w:rsidR="00000000" w:rsidDel="00000000" w:rsidP="00000000" w:rsidRDefault="00000000" w:rsidRPr="00000000" w14:paraId="0000011E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Antwaun Hopkins - “The Revenant”</w:t>
      </w:r>
    </w:p>
    <w:p w:rsidR="00000000" w:rsidDel="00000000" w:rsidP="00000000" w:rsidRDefault="00000000" w:rsidRPr="00000000" w14:paraId="0000011F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Edward Meadows – “The Blood of Thoth”</w:t>
      </w:r>
    </w:p>
    <w:p w:rsidR="00000000" w:rsidDel="00000000" w:rsidP="00000000" w:rsidRDefault="00000000" w:rsidRPr="00000000" w14:paraId="00000120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Christopher Crawford – “Phresh Prince”</w:t>
      </w:r>
    </w:p>
    <w:p w:rsidR="00000000" w:rsidDel="00000000" w:rsidP="00000000" w:rsidRDefault="00000000" w:rsidRPr="00000000" w14:paraId="00000121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Trey McClendon - “Golden Eye 006”</w:t>
      </w:r>
    </w:p>
    <w:p w:rsidR="00000000" w:rsidDel="00000000" w:rsidP="00000000" w:rsidRDefault="00000000" w:rsidRPr="00000000" w14:paraId="00000122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Dymitrous Byrd - “Case Closed”</w:t>
      </w:r>
    </w:p>
    <w:p w:rsidR="00000000" w:rsidDel="00000000" w:rsidP="00000000" w:rsidRDefault="00000000" w:rsidRPr="00000000" w14:paraId="0000012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February 23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rd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2014 12:47:06am</w:t>
      </w:r>
    </w:p>
    <w:p w:rsidR="00000000" w:rsidDel="00000000" w:rsidP="00000000" w:rsidRDefault="00000000" w:rsidRPr="00000000" w14:paraId="0000012C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2015</w:t>
      </w:r>
    </w:p>
    <w:p w:rsidR="00000000" w:rsidDel="00000000" w:rsidP="00000000" w:rsidRDefault="00000000" w:rsidRPr="00000000" w14:paraId="0000012D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(The Braves of a King)</w:t>
      </w:r>
    </w:p>
    <w:p w:rsidR="00000000" w:rsidDel="00000000" w:rsidP="00000000" w:rsidRDefault="00000000" w:rsidRPr="00000000" w14:paraId="0000012E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(Pharaoh's Rampage)</w:t>
      </w:r>
    </w:p>
    <w:p w:rsidR="00000000" w:rsidDel="00000000" w:rsidP="00000000" w:rsidRDefault="00000000" w:rsidRPr="00000000" w14:paraId="0000012F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Robin Jolley Jr. (Spr.13) “Rampage”</w:t>
      </w:r>
    </w:p>
    <w:p w:rsidR="00000000" w:rsidDel="00000000" w:rsidP="00000000" w:rsidRDefault="00000000" w:rsidRPr="00000000" w14:paraId="0000013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(OG ADP) Keeble Hawthorn Jr. (Spr.13) “The immortal”</w:t>
      </w:r>
    </w:p>
    <w:p w:rsidR="00000000" w:rsidDel="00000000" w:rsidP="00000000" w:rsidRDefault="00000000" w:rsidRPr="00000000" w14:paraId="0000013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Andre Picket (Spr.14) “Atlas”</w:t>
      </w:r>
    </w:p>
    <w:p w:rsidR="00000000" w:rsidDel="00000000" w:rsidP="00000000" w:rsidRDefault="00000000" w:rsidRPr="00000000" w14:paraId="0000013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Darius Ferguson (Fall 07) “Battle Royale”</w:t>
      </w:r>
    </w:p>
    <w:p w:rsidR="00000000" w:rsidDel="00000000" w:rsidP="00000000" w:rsidRDefault="00000000" w:rsidRPr="00000000" w14:paraId="0000013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Pharaoh) Malcom Perry (Spr.14) “Organized chaos”</w:t>
      </w:r>
    </w:p>
    <w:p w:rsidR="00000000" w:rsidDel="00000000" w:rsidP="00000000" w:rsidRDefault="00000000" w:rsidRPr="00000000" w14:paraId="0000013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Calvin Brown – “Inception”</w:t>
      </w:r>
    </w:p>
    <w:p w:rsidR="00000000" w:rsidDel="00000000" w:rsidP="00000000" w:rsidRDefault="00000000" w:rsidRPr="00000000" w14:paraId="00000137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Joshua Haynes – “Fear Factor”</w:t>
      </w:r>
    </w:p>
    <w:p w:rsidR="00000000" w:rsidDel="00000000" w:rsidP="00000000" w:rsidRDefault="00000000" w:rsidRPr="00000000" w14:paraId="00000138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William Scott – “Phearless Pharoah”</w:t>
      </w:r>
    </w:p>
    <w:p w:rsidR="00000000" w:rsidDel="00000000" w:rsidP="00000000" w:rsidRDefault="00000000" w:rsidRPr="00000000" w14:paraId="00000139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Christian McFall – “Undisputed”</w:t>
      </w:r>
    </w:p>
    <w:p w:rsidR="00000000" w:rsidDel="00000000" w:rsidP="00000000" w:rsidRDefault="00000000" w:rsidRPr="00000000" w14:paraId="0000013A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Antwan bynum – “Illmatic”</w:t>
      </w:r>
    </w:p>
    <w:p w:rsidR="00000000" w:rsidDel="00000000" w:rsidP="00000000" w:rsidRDefault="00000000" w:rsidRPr="00000000" w14:paraId="0000013B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Gary night – “General ice”</w:t>
      </w:r>
    </w:p>
    <w:p w:rsidR="00000000" w:rsidDel="00000000" w:rsidP="00000000" w:rsidRDefault="00000000" w:rsidRPr="00000000" w14:paraId="0000013C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Ryan turner- “Forsceen Prophecy”</w:t>
      </w:r>
    </w:p>
    <w:p w:rsidR="00000000" w:rsidDel="00000000" w:rsidP="00000000" w:rsidRDefault="00000000" w:rsidRPr="00000000" w14:paraId="0000013D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Billy Scott – “Mastermind”</w:t>
      </w:r>
    </w:p>
    <w:p w:rsidR="00000000" w:rsidDel="00000000" w:rsidP="00000000" w:rsidRDefault="00000000" w:rsidRPr="00000000" w14:paraId="0000013E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#9 Blair Reid – “TNT The Notorious Tut”</w:t>
      </w:r>
    </w:p>
    <w:p w:rsidR="00000000" w:rsidDel="00000000" w:rsidP="00000000" w:rsidRDefault="00000000" w:rsidRPr="00000000" w14:paraId="0000013F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#10 Jeremy Barnette – “Cutting Edge”</w:t>
      </w:r>
    </w:p>
    <w:p w:rsidR="00000000" w:rsidDel="00000000" w:rsidP="00000000" w:rsidRDefault="00000000" w:rsidRPr="00000000" w14:paraId="00000140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#12 Twan davis – “Shock Treatment” </w:t>
      </w:r>
    </w:p>
    <w:p w:rsidR="00000000" w:rsidDel="00000000" w:rsidP="00000000" w:rsidRDefault="00000000" w:rsidRPr="00000000" w14:paraId="00000141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#13 Alexander Hinton – “Public Enemy”</w:t>
      </w:r>
    </w:p>
    <w:p w:rsidR="00000000" w:rsidDel="00000000" w:rsidP="00000000" w:rsidRDefault="00000000" w:rsidRPr="00000000" w14:paraId="00000142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#14 Mike Smith – “The Rebelations” </w:t>
      </w:r>
    </w:p>
    <w:p w:rsidR="00000000" w:rsidDel="00000000" w:rsidP="00000000" w:rsidRDefault="00000000" w:rsidRPr="00000000" w14:paraId="00000143">
      <w:pPr>
        <w:ind w:firstLine="72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February 21 2015 3:02:06am </w:t>
      </w:r>
    </w:p>
    <w:p w:rsidR="00000000" w:rsidDel="00000000" w:rsidP="00000000" w:rsidRDefault="00000000" w:rsidRPr="00000000" w14:paraId="00000145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2014</w:t>
      </w:r>
    </w:p>
    <w:p w:rsidR="00000000" w:rsidDel="00000000" w:rsidP="00000000" w:rsidRDefault="00000000" w:rsidRPr="00000000" w14:paraId="00000146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(Trials by fire)</w:t>
      </w:r>
    </w:p>
    <w:p w:rsidR="00000000" w:rsidDel="00000000" w:rsidP="00000000" w:rsidRDefault="00000000" w:rsidRPr="00000000" w14:paraId="00000147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(Fahrenheit 9/11)</w:t>
      </w:r>
    </w:p>
    <w:p w:rsidR="00000000" w:rsidDel="00000000" w:rsidP="00000000" w:rsidRDefault="00000000" w:rsidRPr="00000000" w14:paraId="00000148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Amory Tasby (Spr.11) “Death Before Dishonor”</w:t>
      </w:r>
    </w:p>
    <w:p w:rsidR="00000000" w:rsidDel="00000000" w:rsidP="00000000" w:rsidRDefault="00000000" w:rsidRPr="00000000" w14:paraId="0000014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Christopher Spriggs (Spr.13) “MVP most Valuable Pharoah”</w:t>
      </w:r>
    </w:p>
    <w:p w:rsidR="00000000" w:rsidDel="00000000" w:rsidP="00000000" w:rsidRDefault="00000000" w:rsidRPr="00000000" w14:paraId="0000014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Carl Massinberg (Spr.11) “Man of Honor”</w:t>
      </w:r>
    </w:p>
    <w:p w:rsidR="00000000" w:rsidDel="00000000" w:rsidP="00000000" w:rsidRDefault="00000000" w:rsidRPr="00000000" w14:paraId="0000014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pharaoh) Dashaun Vance (Spr.13) “Phaces of Death”</w:t>
      </w:r>
    </w:p>
    <w:p w:rsidR="00000000" w:rsidDel="00000000" w:rsidP="00000000" w:rsidRDefault="00000000" w:rsidRPr="00000000" w14:paraId="0000014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Paris Diaz - Diplomatic Immunity”</w:t>
      </w:r>
    </w:p>
    <w:p w:rsidR="00000000" w:rsidDel="00000000" w:rsidP="00000000" w:rsidRDefault="00000000" w:rsidRPr="00000000" w14:paraId="0000014F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Steven Smalts - Iron Heart”</w:t>
      </w:r>
    </w:p>
    <w:p w:rsidR="00000000" w:rsidDel="00000000" w:rsidP="00000000" w:rsidRDefault="00000000" w:rsidRPr="00000000" w14:paraId="00000150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Allen Simon – Livewire”</w:t>
      </w:r>
    </w:p>
    <w:p w:rsidR="00000000" w:rsidDel="00000000" w:rsidP="00000000" w:rsidRDefault="00000000" w:rsidRPr="00000000" w14:paraId="00000151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Bruce Truitt – “Frozen Fortitude”</w:t>
      </w:r>
    </w:p>
    <w:p w:rsidR="00000000" w:rsidDel="00000000" w:rsidP="00000000" w:rsidRDefault="00000000" w:rsidRPr="00000000" w14:paraId="00000152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Andre Pickett – “Atlas”</w:t>
      </w:r>
    </w:p>
    <w:p w:rsidR="00000000" w:rsidDel="00000000" w:rsidP="00000000" w:rsidRDefault="00000000" w:rsidRPr="00000000" w14:paraId="00000153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Malcolm Perry – “Organized Chaos”</w:t>
      </w:r>
    </w:p>
    <w:p w:rsidR="00000000" w:rsidDel="00000000" w:rsidP="00000000" w:rsidRDefault="00000000" w:rsidRPr="00000000" w14:paraId="00000154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Cedrick Claude – “Bane’</w:t>
      </w:r>
    </w:p>
    <w:p w:rsidR="00000000" w:rsidDel="00000000" w:rsidP="00000000" w:rsidRDefault="00000000" w:rsidRPr="00000000" w14:paraId="00000155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Christopher Thompson – “Apocalypse”</w:t>
      </w:r>
    </w:p>
    <w:p w:rsidR="00000000" w:rsidDel="00000000" w:rsidP="00000000" w:rsidRDefault="00000000" w:rsidRPr="00000000" w14:paraId="0000015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#9 Brandon Wells – “Silent storm”</w:t>
      </w:r>
    </w:p>
    <w:p w:rsidR="00000000" w:rsidDel="00000000" w:rsidP="00000000" w:rsidRDefault="00000000" w:rsidRPr="00000000" w14:paraId="0000015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March 9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th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2014 2:05:06am</w:t>
      </w:r>
    </w:p>
    <w:p w:rsidR="00000000" w:rsidDel="00000000" w:rsidP="00000000" w:rsidRDefault="00000000" w:rsidRPr="00000000" w14:paraId="0000015E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2013</w:t>
      </w:r>
    </w:p>
    <w:p w:rsidR="00000000" w:rsidDel="00000000" w:rsidP="00000000" w:rsidRDefault="00000000" w:rsidRPr="00000000" w14:paraId="0000015F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(Takeover)</w:t>
      </w:r>
    </w:p>
    <w:p w:rsidR="00000000" w:rsidDel="00000000" w:rsidP="00000000" w:rsidRDefault="00000000" w:rsidRPr="00000000" w14:paraId="00000160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(15 weapons of mass destruction)</w:t>
      </w:r>
    </w:p>
    <w:p w:rsidR="00000000" w:rsidDel="00000000" w:rsidP="00000000" w:rsidRDefault="00000000" w:rsidRPr="00000000" w14:paraId="00000161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William Boyd (Spr. 11) “Ether”</w:t>
      </w:r>
    </w:p>
    <w:p w:rsidR="00000000" w:rsidDel="00000000" w:rsidP="00000000" w:rsidRDefault="00000000" w:rsidRPr="00000000" w14:paraId="0000016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- Amory Tasby (Spr. 11) “death before dishonor” </w:t>
      </w:r>
    </w:p>
    <w:p w:rsidR="00000000" w:rsidDel="00000000" w:rsidP="00000000" w:rsidRDefault="00000000" w:rsidRPr="00000000" w14:paraId="0000016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- Darrius Ferguson (Fall. 07) Battle Royale</w:t>
      </w:r>
    </w:p>
    <w:p w:rsidR="00000000" w:rsidDel="00000000" w:rsidP="00000000" w:rsidRDefault="00000000" w:rsidRPr="00000000" w14:paraId="0000016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Pharoah)- Michael Smart (Spr. 11) “Prince of Kemet”</w:t>
      </w:r>
    </w:p>
    <w:p w:rsidR="00000000" w:rsidDel="00000000" w:rsidP="00000000" w:rsidRDefault="00000000" w:rsidRPr="00000000" w14:paraId="0000016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Deshane Vance – “Faces of Death”</w:t>
      </w:r>
    </w:p>
    <w:p w:rsidR="00000000" w:rsidDel="00000000" w:rsidP="00000000" w:rsidRDefault="00000000" w:rsidRPr="00000000" w14:paraId="00000168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Leron smith- “Leon Ice”</w:t>
      </w:r>
    </w:p>
    <w:p w:rsidR="00000000" w:rsidDel="00000000" w:rsidP="00000000" w:rsidRDefault="00000000" w:rsidRPr="00000000" w14:paraId="0000016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Kendrick eps – “Frozen Deception”</w:t>
      </w:r>
    </w:p>
    <w:p w:rsidR="00000000" w:rsidDel="00000000" w:rsidP="00000000" w:rsidRDefault="00000000" w:rsidRPr="00000000" w14:paraId="0000016A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Korbet Clark – “Odessys the Prophet”</w:t>
      </w:r>
    </w:p>
    <w:p w:rsidR="00000000" w:rsidDel="00000000" w:rsidP="00000000" w:rsidRDefault="00000000" w:rsidRPr="00000000" w14:paraId="0000016B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Davay Lineman- “Tephlon Don”</w:t>
      </w:r>
    </w:p>
    <w:p w:rsidR="00000000" w:rsidDel="00000000" w:rsidP="00000000" w:rsidRDefault="00000000" w:rsidRPr="00000000" w14:paraId="0000016C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Bejamin Osoba – “Mission Impossible”</w:t>
      </w:r>
    </w:p>
    <w:p w:rsidR="00000000" w:rsidDel="00000000" w:rsidP="00000000" w:rsidRDefault="00000000" w:rsidRPr="00000000" w14:paraId="0000016D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robin jolly Jr – “Rampage”</w:t>
      </w:r>
    </w:p>
    <w:p w:rsidR="00000000" w:rsidDel="00000000" w:rsidP="00000000" w:rsidRDefault="00000000" w:rsidRPr="00000000" w14:paraId="0000016E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Christopher Spriggs “MVP (Most Valuable Pharoah)”</w:t>
      </w:r>
    </w:p>
    <w:p w:rsidR="00000000" w:rsidDel="00000000" w:rsidP="00000000" w:rsidRDefault="00000000" w:rsidRPr="00000000" w14:paraId="0000016F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#9 Christopher picket – “Death Sentence</w:t>
      </w:r>
    </w:p>
    <w:p w:rsidR="00000000" w:rsidDel="00000000" w:rsidP="00000000" w:rsidRDefault="00000000" w:rsidRPr="00000000" w14:paraId="00000170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#10 Keeble hawthorn Jr- “The Immortal”</w:t>
      </w:r>
    </w:p>
    <w:p w:rsidR="00000000" w:rsidDel="00000000" w:rsidP="00000000" w:rsidRDefault="00000000" w:rsidRPr="00000000" w14:paraId="00000171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#11 Richard Tran - “The God Father”</w:t>
      </w:r>
    </w:p>
    <w:p w:rsidR="00000000" w:rsidDel="00000000" w:rsidP="00000000" w:rsidRDefault="00000000" w:rsidRPr="00000000" w14:paraId="00000172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#12 Shane Dawson - “Mr. Invincible”</w:t>
      </w:r>
    </w:p>
    <w:p w:rsidR="00000000" w:rsidDel="00000000" w:rsidP="00000000" w:rsidRDefault="00000000" w:rsidRPr="00000000" w14:paraId="00000173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#13 Jonathan Amos - “Achilles”</w:t>
      </w:r>
    </w:p>
    <w:p w:rsidR="00000000" w:rsidDel="00000000" w:rsidP="00000000" w:rsidRDefault="00000000" w:rsidRPr="00000000" w14:paraId="00000174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#14 Nathaniel mungo - “ Death Comes in 3s</w:t>
      </w:r>
    </w:p>
    <w:p w:rsidR="00000000" w:rsidDel="00000000" w:rsidP="00000000" w:rsidRDefault="00000000" w:rsidRPr="00000000" w14:paraId="00000175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#15 Joel fudge - “The Finale”</w:t>
      </w:r>
    </w:p>
    <w:p w:rsidR="00000000" w:rsidDel="00000000" w:rsidP="00000000" w:rsidRDefault="00000000" w:rsidRPr="00000000" w14:paraId="0000017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February 24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th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2013 4:05:06am</w:t>
      </w:r>
    </w:p>
    <w:p w:rsidR="00000000" w:rsidDel="00000000" w:rsidP="00000000" w:rsidRDefault="00000000" w:rsidRPr="00000000" w14:paraId="00000177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2011</w:t>
      </w:r>
    </w:p>
    <w:p w:rsidR="00000000" w:rsidDel="00000000" w:rsidP="00000000" w:rsidRDefault="00000000" w:rsidRPr="00000000" w14:paraId="00000178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(The Blueprint)</w:t>
      </w:r>
    </w:p>
    <w:p w:rsidR="00000000" w:rsidDel="00000000" w:rsidP="00000000" w:rsidRDefault="00000000" w:rsidRPr="00000000" w14:paraId="00000179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(By Any Means Necessary)</w:t>
      </w:r>
    </w:p>
    <w:p w:rsidR="00000000" w:rsidDel="00000000" w:rsidP="00000000" w:rsidRDefault="00000000" w:rsidRPr="00000000" w14:paraId="0000017A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Willie R. Smith III (Fall. 06) “PsychosICE” </w:t>
      </w:r>
    </w:p>
    <w:p w:rsidR="00000000" w:rsidDel="00000000" w:rsidP="00000000" w:rsidRDefault="00000000" w:rsidRPr="00000000" w14:paraId="0000017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Kendall Moody (fall 06) “Jack Phrost” </w:t>
      </w:r>
    </w:p>
    <w:p w:rsidR="00000000" w:rsidDel="00000000" w:rsidP="00000000" w:rsidRDefault="00000000" w:rsidRPr="00000000" w14:paraId="0000017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(Precusor) Steven Dent (Fall 07) “Made Man” </w:t>
      </w:r>
    </w:p>
    <w:p w:rsidR="00000000" w:rsidDel="00000000" w:rsidP="00000000" w:rsidRDefault="00000000" w:rsidRPr="00000000" w14:paraId="0000017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Pharaoh) Darius Ferguson (fall 07) “Battle Royale”</w:t>
      </w:r>
    </w:p>
    <w:p w:rsidR="00000000" w:rsidDel="00000000" w:rsidP="00000000" w:rsidRDefault="00000000" w:rsidRPr="00000000" w14:paraId="0000017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Amory Tasby - “Death Before Dishonor” </w:t>
      </w:r>
    </w:p>
    <w:p w:rsidR="00000000" w:rsidDel="00000000" w:rsidP="00000000" w:rsidRDefault="00000000" w:rsidRPr="00000000" w14:paraId="00000181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Brandon Johnson - “Rock Nation”</w:t>
      </w:r>
    </w:p>
    <w:p w:rsidR="00000000" w:rsidDel="00000000" w:rsidP="00000000" w:rsidRDefault="00000000" w:rsidRPr="00000000" w14:paraId="00000182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Michael Smart - “Prince of Kemet”</w:t>
      </w:r>
    </w:p>
    <w:p w:rsidR="00000000" w:rsidDel="00000000" w:rsidP="00000000" w:rsidRDefault="00000000" w:rsidRPr="00000000" w14:paraId="00000183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Kenneth Smith, Jr.  - “Growing Painz” </w:t>
      </w:r>
    </w:p>
    <w:p w:rsidR="00000000" w:rsidDel="00000000" w:rsidP="00000000" w:rsidRDefault="00000000" w:rsidRPr="00000000" w14:paraId="00000184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William Boyd - “Ether”</w:t>
      </w:r>
    </w:p>
    <w:p w:rsidR="00000000" w:rsidDel="00000000" w:rsidP="00000000" w:rsidRDefault="00000000" w:rsidRPr="00000000" w14:paraId="00000185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</w:t>
      </w:r>
      <w:sdt>
        <w:sdtPr>
          <w:id w:val="-777536590"/>
          <w:tag w:val="goog_rdk_0"/>
        </w:sdtPr>
        <w:sdtContent>
          <w:ins w:author="Clinton Dodson" w:id="0" w:date="2026-04-20T03:04:52Z"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</w:t>
            </w:r>
          </w:ins>
        </w:sdtContent>
      </w:sdt>
      <w:sdt>
        <w:sdtPr>
          <w:id w:val="-384148190"/>
          <w:tag w:val="goog_rdk_1"/>
        </w:sdtPr>
        <w:sdtContent>
          <w:del w:author="Clinton Dodson" w:id="0" w:date="2026-04-20T03:04:52Z"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delText xml:space="preserve">C</w:delText>
            </w:r>
          </w:del>
        </w:sdtContent>
      </w:sdt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arl Massenburg - “Man of Honor”</w:t>
      </w:r>
    </w:p>
    <w:p w:rsidR="00000000" w:rsidDel="00000000" w:rsidP="00000000" w:rsidRDefault="00000000" w:rsidRPr="00000000" w14:paraId="0000018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Christopher Bowie - “The Omen” </w:t>
      </w:r>
    </w:p>
    <w:p w:rsidR="00000000" w:rsidDel="00000000" w:rsidP="00000000" w:rsidRDefault="00000000" w:rsidRPr="00000000" w14:paraId="00000187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Carl Burnett, Jr.  - “Heart of the City”</w:t>
      </w:r>
    </w:p>
    <w:p w:rsidR="00000000" w:rsidDel="00000000" w:rsidP="00000000" w:rsidRDefault="00000000" w:rsidRPr="00000000" w14:paraId="00000188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#9 Marcus Dodson - “The Unsung Hero” </w:t>
      </w:r>
    </w:p>
    <w:p w:rsidR="00000000" w:rsidDel="00000000" w:rsidP="00000000" w:rsidRDefault="00000000" w:rsidRPr="00000000" w14:paraId="0000018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#10 Juan Lascano - “Talented Tenth” </w:t>
      </w:r>
    </w:p>
    <w:p w:rsidR="00000000" w:rsidDel="00000000" w:rsidP="00000000" w:rsidRDefault="00000000" w:rsidRPr="00000000" w14:paraId="0000018A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#11 Ryan Newsome - “Invictus the </w:t>
      </w:r>
      <w:sdt>
        <w:sdtPr>
          <w:id w:val="2122794364"/>
          <w:tag w:val="goog_rdk_2"/>
        </w:sdtPr>
        <w:sdtContent>
          <w:ins w:author="Clinton Dodson" w:id="1" w:date="2026-04-20T03:05:31Z"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II</w:t>
            </w:r>
          </w:ins>
        </w:sdtContent>
      </w:sdt>
      <w:sdt>
        <w:sdtPr>
          <w:id w:val="-150767957"/>
          <w:tag w:val="goog_rdk_3"/>
        </w:sdtPr>
        <w:sdtContent>
          <w:del w:author="Clinton Dodson" w:id="1" w:date="2026-04-20T03:05:31Z"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delText xml:space="preserve">2nd</w:delText>
            </w:r>
          </w:del>
        </w:sdtContent>
      </w:sdt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”</w:t>
      </w:r>
    </w:p>
    <w:p w:rsidR="00000000" w:rsidDel="00000000" w:rsidP="00000000" w:rsidRDefault="00000000" w:rsidRPr="00000000" w14:paraId="0000018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February 27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th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2011 3:29:06am</w:t>
      </w:r>
    </w:p>
    <w:p w:rsidR="00000000" w:rsidDel="00000000" w:rsidP="00000000" w:rsidRDefault="00000000" w:rsidRPr="00000000" w14:paraId="00000190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2010</w:t>
      </w:r>
    </w:p>
    <w:p w:rsidR="00000000" w:rsidDel="00000000" w:rsidP="00000000" w:rsidRDefault="00000000" w:rsidRPr="00000000" w14:paraId="00000191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(The Egyptian Asylums)</w:t>
      </w:r>
    </w:p>
    <w:p w:rsidR="00000000" w:rsidDel="00000000" w:rsidP="00000000" w:rsidRDefault="00000000" w:rsidRPr="00000000" w14:paraId="00000192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(Hot Heads)</w:t>
      </w:r>
    </w:p>
    <w:p w:rsidR="00000000" w:rsidDel="00000000" w:rsidP="00000000" w:rsidRDefault="00000000" w:rsidRPr="00000000" w14:paraId="00000193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(8 Ways to Die)</w:t>
      </w:r>
    </w:p>
    <w:p w:rsidR="00000000" w:rsidDel="00000000" w:rsidP="00000000" w:rsidRDefault="00000000" w:rsidRPr="00000000" w14:paraId="00000194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Matthew Onajafe (Fall 07) "Don Corleone" </w:t>
      </w:r>
    </w:p>
    <w:p w:rsidR="00000000" w:rsidDel="00000000" w:rsidP="00000000" w:rsidRDefault="00000000" w:rsidRPr="00000000" w14:paraId="0000019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Brandon Williams (Fall 07) “Gusto”</w:t>
      </w:r>
    </w:p>
    <w:p w:rsidR="00000000" w:rsidDel="00000000" w:rsidP="00000000" w:rsidRDefault="00000000" w:rsidRPr="00000000" w14:paraId="0000019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William White (Fall 03) “Silverback”</w:t>
      </w:r>
    </w:p>
    <w:p w:rsidR="00000000" w:rsidDel="00000000" w:rsidP="00000000" w:rsidRDefault="00000000" w:rsidRPr="00000000" w14:paraId="0000019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Pharoah) Trevante Jenkins (Fall 07) “The Good Fellow”</w:t>
      </w:r>
    </w:p>
    <w:p w:rsidR="00000000" w:rsidDel="00000000" w:rsidP="00000000" w:rsidRDefault="00000000" w:rsidRPr="00000000" w14:paraId="0000019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Rashad Patterson - “Death of Anubis”  </w:t>
        <w:tab/>
      </w:r>
    </w:p>
    <w:p w:rsidR="00000000" w:rsidDel="00000000" w:rsidP="00000000" w:rsidRDefault="00000000" w:rsidRPr="00000000" w14:paraId="0000019B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Dwight Tennison, Jr. - “DePhiant”</w:t>
      </w:r>
    </w:p>
    <w:p w:rsidR="00000000" w:rsidDel="00000000" w:rsidP="00000000" w:rsidRDefault="00000000" w:rsidRPr="00000000" w14:paraId="0000019C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Antwan Hicks - “Suicidal”</w:t>
      </w:r>
    </w:p>
    <w:p w:rsidR="00000000" w:rsidDel="00000000" w:rsidP="00000000" w:rsidRDefault="00000000" w:rsidRPr="00000000" w14:paraId="0000019D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Martin Armstead - Kaged Kong</w:t>
      </w:r>
    </w:p>
    <w:p w:rsidR="00000000" w:rsidDel="00000000" w:rsidP="00000000" w:rsidRDefault="00000000" w:rsidRPr="00000000" w14:paraId="0000019E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Raymond Spence - “Ice-O-Tonic</w:t>
      </w:r>
    </w:p>
    <w:p w:rsidR="00000000" w:rsidDel="00000000" w:rsidP="00000000" w:rsidRDefault="00000000" w:rsidRPr="00000000" w14:paraId="0000019F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Cedric King - “Enemy of State”</w:t>
      </w:r>
    </w:p>
    <w:p w:rsidR="00000000" w:rsidDel="00000000" w:rsidP="00000000" w:rsidRDefault="00000000" w:rsidRPr="00000000" w14:paraId="000001A0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Charles Perkins- “Death Row”</w:t>
      </w:r>
    </w:p>
    <w:p w:rsidR="00000000" w:rsidDel="00000000" w:rsidP="00000000" w:rsidRDefault="00000000" w:rsidRPr="00000000" w14:paraId="000001A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April 3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rd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2010 6:07:06am</w:t>
      </w:r>
    </w:p>
    <w:p w:rsidR="00000000" w:rsidDel="00000000" w:rsidP="00000000" w:rsidRDefault="00000000" w:rsidRPr="00000000" w14:paraId="000001A9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Fall 2007</w:t>
      </w:r>
    </w:p>
    <w:p w:rsidR="00000000" w:rsidDel="00000000" w:rsidP="00000000" w:rsidRDefault="00000000" w:rsidRPr="00000000" w14:paraId="000001AA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(Gorilla MAPHIA (Men About Professionalism, Honor, Integrity, and Ambition)</w:t>
      </w:r>
    </w:p>
    <w:p w:rsidR="00000000" w:rsidDel="00000000" w:rsidP="00000000" w:rsidRDefault="00000000" w:rsidRPr="00000000" w14:paraId="000001AB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(NWA (Necessary Work of Alpha))</w:t>
      </w:r>
    </w:p>
    <w:p w:rsidR="00000000" w:rsidDel="00000000" w:rsidP="00000000" w:rsidRDefault="00000000" w:rsidRPr="00000000" w14:paraId="000001AC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(Welcome to the Lumber Yard)</w:t>
      </w:r>
    </w:p>
    <w:p w:rsidR="00000000" w:rsidDel="00000000" w:rsidP="00000000" w:rsidRDefault="00000000" w:rsidRPr="00000000" w14:paraId="000001AD">
      <w:pPr>
        <w:jc w:val="center"/>
        <w:rPr>
          <w:rFonts w:ascii="Century Gothic" w:cs="Century Gothic" w:eastAsia="Century Gothic" w:hAnsi="Century Gothic"/>
          <w:sz w:val="4"/>
          <w:szCs w:val="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Robert Colin Stephens (Fall 05) "The Golden Warrior" </w:t>
      </w:r>
    </w:p>
    <w:p w:rsidR="00000000" w:rsidDel="00000000" w:rsidP="00000000" w:rsidRDefault="00000000" w:rsidRPr="00000000" w14:paraId="000001A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- Wes Wesson (Spr 04) “Short Circuit"</w:t>
      </w:r>
    </w:p>
    <w:p w:rsidR="00000000" w:rsidDel="00000000" w:rsidP="00000000" w:rsidRDefault="00000000" w:rsidRPr="00000000" w14:paraId="000001B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- Brandon "Bo" Jackson. (Fall 03) "Young Gunna"</w:t>
      </w:r>
    </w:p>
    <w:p w:rsidR="00000000" w:rsidDel="00000000" w:rsidP="00000000" w:rsidRDefault="00000000" w:rsidRPr="00000000" w14:paraId="000001B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Pharaoh) - Marques Ellis. (Fall 04) “Gorilla Pimp (Phrozen into Mystical Pharaoh)" </w:t>
      </w:r>
    </w:p>
    <w:p w:rsidR="00000000" w:rsidDel="00000000" w:rsidP="00000000" w:rsidRDefault="00000000" w:rsidRPr="00000000" w14:paraId="000001B2">
      <w:pPr>
        <w:ind w:firstLine="720"/>
        <w:jc w:val="both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#1 Tejay Lord - "Da Patron" </w:t>
      </w:r>
    </w:p>
    <w:p w:rsidR="00000000" w:rsidDel="00000000" w:rsidP="00000000" w:rsidRDefault="00000000" w:rsidRPr="00000000" w14:paraId="000001B3">
      <w:pPr>
        <w:ind w:firstLine="720"/>
        <w:jc w:val="both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#2 Marcus Harley - "The Hitman" </w:t>
      </w:r>
    </w:p>
    <w:p w:rsidR="00000000" w:rsidDel="00000000" w:rsidP="00000000" w:rsidRDefault="00000000" w:rsidRPr="00000000" w14:paraId="000001B4">
      <w:pPr>
        <w:ind w:firstLine="720"/>
        <w:jc w:val="both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#3 Timothy Russell - "Cold Capo" </w:t>
      </w:r>
    </w:p>
    <w:p w:rsidR="00000000" w:rsidDel="00000000" w:rsidP="00000000" w:rsidRDefault="00000000" w:rsidRPr="00000000" w14:paraId="000001B5">
      <w:pPr>
        <w:ind w:firstLine="720"/>
        <w:jc w:val="both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#4 Paul McFall IV - "Donnie Brascoe"</w:t>
      </w:r>
    </w:p>
    <w:p w:rsidR="00000000" w:rsidDel="00000000" w:rsidP="00000000" w:rsidRDefault="00000000" w:rsidRPr="00000000" w14:paraId="000001B6">
      <w:pPr>
        <w:ind w:firstLine="720"/>
        <w:jc w:val="both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#5 Steven Dent - "Made Man" </w:t>
      </w:r>
    </w:p>
    <w:p w:rsidR="00000000" w:rsidDel="00000000" w:rsidP="00000000" w:rsidRDefault="00000000" w:rsidRPr="00000000" w14:paraId="000001B7">
      <w:pPr>
        <w:ind w:firstLine="720"/>
        <w:jc w:val="both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#6 Steve Parker Jr. - "Lucky Luciano" </w:t>
      </w:r>
    </w:p>
    <w:p w:rsidR="00000000" w:rsidDel="00000000" w:rsidP="00000000" w:rsidRDefault="00000000" w:rsidRPr="00000000" w14:paraId="000001B8">
      <w:pPr>
        <w:ind w:firstLine="720"/>
        <w:jc w:val="both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#7 Mathew Onojafe - "Don Corleone" </w:t>
      </w:r>
    </w:p>
    <w:p w:rsidR="00000000" w:rsidDel="00000000" w:rsidP="00000000" w:rsidRDefault="00000000" w:rsidRPr="00000000" w14:paraId="000001B9">
      <w:pPr>
        <w:ind w:firstLine="720"/>
        <w:jc w:val="both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#8 Brandon Williams - "Gusto" </w:t>
      </w:r>
    </w:p>
    <w:p w:rsidR="00000000" w:rsidDel="00000000" w:rsidP="00000000" w:rsidRDefault="00000000" w:rsidRPr="00000000" w14:paraId="000001BA">
      <w:pPr>
        <w:ind w:firstLine="720"/>
        <w:jc w:val="both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#9 Stevon Armstead - "Paid In phull" </w:t>
      </w:r>
    </w:p>
    <w:p w:rsidR="00000000" w:rsidDel="00000000" w:rsidP="00000000" w:rsidRDefault="00000000" w:rsidRPr="00000000" w14:paraId="000001BB">
      <w:pPr>
        <w:ind w:firstLine="720"/>
        <w:jc w:val="both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#10 Carlos Segarra - "Mr. Perphect"</w:t>
      </w:r>
    </w:p>
    <w:p w:rsidR="00000000" w:rsidDel="00000000" w:rsidP="00000000" w:rsidRDefault="00000000" w:rsidRPr="00000000" w14:paraId="000001BC">
      <w:pPr>
        <w:ind w:firstLine="720"/>
        <w:jc w:val="both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#11 Stefon Alexander - "Stak Bundlez"</w:t>
      </w:r>
    </w:p>
    <w:p w:rsidR="00000000" w:rsidDel="00000000" w:rsidP="00000000" w:rsidRDefault="00000000" w:rsidRPr="00000000" w14:paraId="000001BD">
      <w:pPr>
        <w:ind w:firstLine="720"/>
        <w:jc w:val="both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#12 Myson Xavier Way - "Political Assassin" </w:t>
      </w:r>
    </w:p>
    <w:p w:rsidR="00000000" w:rsidDel="00000000" w:rsidP="00000000" w:rsidRDefault="00000000" w:rsidRPr="00000000" w14:paraId="000001BE">
      <w:pPr>
        <w:ind w:firstLine="720"/>
        <w:jc w:val="both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#13 Trevante Jenkins - "The GoodPhella" </w:t>
      </w:r>
    </w:p>
    <w:p w:rsidR="00000000" w:rsidDel="00000000" w:rsidP="00000000" w:rsidRDefault="00000000" w:rsidRPr="00000000" w14:paraId="000001BF">
      <w:pPr>
        <w:ind w:firstLine="720"/>
        <w:jc w:val="both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#14 Jesus "Zeus" Cambell - "The Kingpin"</w:t>
      </w:r>
    </w:p>
    <w:p w:rsidR="00000000" w:rsidDel="00000000" w:rsidP="00000000" w:rsidRDefault="00000000" w:rsidRPr="00000000" w14:paraId="000001C0">
      <w:pPr>
        <w:ind w:firstLine="720"/>
        <w:jc w:val="both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#15 Julius McCormack - "Noriega" </w:t>
      </w:r>
    </w:p>
    <w:p w:rsidR="00000000" w:rsidDel="00000000" w:rsidP="00000000" w:rsidRDefault="00000000" w:rsidRPr="00000000" w14:paraId="000001C1">
      <w:pPr>
        <w:ind w:firstLine="720"/>
        <w:jc w:val="both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#16 Darius Ferguson - "Battle Royale" </w:t>
      </w:r>
    </w:p>
    <w:p w:rsidR="00000000" w:rsidDel="00000000" w:rsidP="00000000" w:rsidRDefault="00000000" w:rsidRPr="00000000" w14:paraId="000001C2">
      <w:pPr>
        <w:jc w:val="both"/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October 17</w:t>
      </w: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vertAlign w:val="superscript"/>
          <w:rtl w:val="0"/>
        </w:rPr>
        <w:t xml:space="preserve">th</w:t>
      </w: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 2007 2:58:06am</w:t>
      </w:r>
    </w:p>
    <w:p w:rsidR="00000000" w:rsidDel="00000000" w:rsidP="00000000" w:rsidRDefault="00000000" w:rsidRPr="00000000" w14:paraId="000001C3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Fall 2006</w:t>
      </w:r>
    </w:p>
    <w:p w:rsidR="00000000" w:rsidDel="00000000" w:rsidP="00000000" w:rsidRDefault="00000000" w:rsidRPr="00000000" w14:paraId="000001C4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(The Notorious Reign)</w:t>
      </w:r>
    </w:p>
    <w:p w:rsidR="00000000" w:rsidDel="00000000" w:rsidP="00000000" w:rsidRDefault="00000000" w:rsidRPr="00000000" w14:paraId="000001C5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Quinell Watson (Fall 04) “Professor Ice” </w:t>
      </w:r>
    </w:p>
    <w:p w:rsidR="00000000" w:rsidDel="00000000" w:rsidP="00000000" w:rsidRDefault="00000000" w:rsidRPr="00000000" w14:paraId="000001C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Corey Brown (Fall 04) “Bananaz” </w:t>
      </w:r>
    </w:p>
    <w:p w:rsidR="00000000" w:rsidDel="00000000" w:rsidP="00000000" w:rsidRDefault="00000000" w:rsidRPr="00000000" w14:paraId="000001C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Charles Powell (Fall 03) “Phather Time”</w:t>
      </w:r>
    </w:p>
    <w:p w:rsidR="00000000" w:rsidDel="00000000" w:rsidP="00000000" w:rsidRDefault="00000000" w:rsidRPr="00000000" w14:paraId="000001C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Pharoah)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Kevin Hall (Fall 04) “Brain Phreeze”</w:t>
      </w:r>
    </w:p>
    <w:p w:rsidR="00000000" w:rsidDel="00000000" w:rsidP="00000000" w:rsidRDefault="00000000" w:rsidRPr="00000000" w14:paraId="000001C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Dovarius Peoples - “Nocturnal”</w:t>
      </w:r>
    </w:p>
    <w:p w:rsidR="00000000" w:rsidDel="00000000" w:rsidP="00000000" w:rsidRDefault="00000000" w:rsidRPr="00000000" w14:paraId="000001CC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Maamen Cook - “The Enigma” </w:t>
      </w:r>
    </w:p>
    <w:p w:rsidR="00000000" w:rsidDel="00000000" w:rsidP="00000000" w:rsidRDefault="00000000" w:rsidRPr="00000000" w14:paraId="000001CD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Jason Tolliver - “Phrozen Phire” </w:t>
      </w:r>
    </w:p>
    <w:p w:rsidR="00000000" w:rsidDel="00000000" w:rsidP="00000000" w:rsidRDefault="00000000" w:rsidRPr="00000000" w14:paraId="000001CE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Kendall Moody - “Jack Phrost” </w:t>
      </w:r>
    </w:p>
    <w:p w:rsidR="00000000" w:rsidDel="00000000" w:rsidP="00000000" w:rsidRDefault="00000000" w:rsidRPr="00000000" w14:paraId="000001CF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Brian Gay - “Living Legend” </w:t>
      </w:r>
    </w:p>
    <w:p w:rsidR="00000000" w:rsidDel="00000000" w:rsidP="00000000" w:rsidRDefault="00000000" w:rsidRPr="00000000" w14:paraId="000001D0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Darrius Robinson - “The Sin-ICE-ster” </w:t>
      </w:r>
    </w:p>
    <w:p w:rsidR="00000000" w:rsidDel="00000000" w:rsidP="00000000" w:rsidRDefault="00000000" w:rsidRPr="00000000" w14:paraId="000001D1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#7James Edwards III - “Jewel Shocka” </w:t>
      </w:r>
    </w:p>
    <w:p w:rsidR="00000000" w:rsidDel="00000000" w:rsidP="00000000" w:rsidRDefault="00000000" w:rsidRPr="00000000" w14:paraId="000001D2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Willie R Smith III - “PsychosICE” </w:t>
      </w:r>
    </w:p>
    <w:p w:rsidR="00000000" w:rsidDel="00000000" w:rsidP="00000000" w:rsidRDefault="00000000" w:rsidRPr="00000000" w14:paraId="000001D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October 19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th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2006 2:23:06am</w:t>
      </w:r>
    </w:p>
    <w:p w:rsidR="00000000" w:rsidDel="00000000" w:rsidP="00000000" w:rsidRDefault="00000000" w:rsidRPr="00000000" w14:paraId="000001DC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Fall 2005</w:t>
      </w:r>
    </w:p>
    <w:p w:rsidR="00000000" w:rsidDel="00000000" w:rsidP="00000000" w:rsidRDefault="00000000" w:rsidRPr="00000000" w14:paraId="000001DD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(11 War Chronicles)</w:t>
      </w:r>
    </w:p>
    <w:p w:rsidR="00000000" w:rsidDel="00000000" w:rsidP="00000000" w:rsidRDefault="00000000" w:rsidRPr="00000000" w14:paraId="000001DE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(TNT (Trials n Tribulations))</w:t>
      </w:r>
    </w:p>
    <w:p w:rsidR="00000000" w:rsidDel="00000000" w:rsidP="00000000" w:rsidRDefault="00000000" w:rsidRPr="00000000" w14:paraId="000001DF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Rahman Swain (Spr. 04) “The Golden Story” </w:t>
      </w:r>
    </w:p>
    <w:p w:rsidR="00000000" w:rsidDel="00000000" w:rsidP="00000000" w:rsidRDefault="00000000" w:rsidRPr="00000000" w14:paraId="000001E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Mickey Armstrong (Fall 03) “Whisperz” </w:t>
      </w:r>
    </w:p>
    <w:p w:rsidR="00000000" w:rsidDel="00000000" w:rsidP="00000000" w:rsidRDefault="00000000" w:rsidRPr="00000000" w14:paraId="000001E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Mike Wilkins (Spr 03) "The Grim Reaper"</w:t>
      </w:r>
    </w:p>
    <w:p w:rsidR="00000000" w:rsidDel="00000000" w:rsidP="00000000" w:rsidRDefault="00000000" w:rsidRPr="00000000" w14:paraId="000001E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Pharoah) Brandon “Bo” Jackson (Fall 03) “Young Gunna”</w:t>
      </w:r>
    </w:p>
    <w:p w:rsidR="00000000" w:rsidDel="00000000" w:rsidP="00000000" w:rsidRDefault="00000000" w:rsidRPr="00000000" w14:paraId="000001E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Vincent Shuler Jr. “Golden Dragon”</w:t>
      </w:r>
    </w:p>
    <w:p w:rsidR="00000000" w:rsidDel="00000000" w:rsidP="00000000" w:rsidRDefault="00000000" w:rsidRPr="00000000" w14:paraId="000001E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Dwayne M. Littlejohn “Golden Apprentice”</w:t>
      </w:r>
    </w:p>
    <w:p w:rsidR="00000000" w:rsidDel="00000000" w:rsidP="00000000" w:rsidRDefault="00000000" w:rsidRPr="00000000" w14:paraId="000001E7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William L. Davis Jr. “Golden Minister”</w:t>
      </w:r>
    </w:p>
    <w:p w:rsidR="00000000" w:rsidDel="00000000" w:rsidP="00000000" w:rsidRDefault="00000000" w:rsidRPr="00000000" w14:paraId="000001E8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Ryan J. Maull “Golden Knight”</w:t>
      </w:r>
    </w:p>
    <w:p w:rsidR="00000000" w:rsidDel="00000000" w:rsidP="00000000" w:rsidRDefault="00000000" w:rsidRPr="00000000" w14:paraId="000001E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Robert Colin Stephens “Golden Warrior”</w:t>
      </w:r>
    </w:p>
    <w:p w:rsidR="00000000" w:rsidDel="00000000" w:rsidP="00000000" w:rsidRDefault="00000000" w:rsidRPr="00000000" w14:paraId="000001EA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Keith A.C. Freeman “Golden Legacy”</w:t>
      </w:r>
    </w:p>
    <w:p w:rsidR="00000000" w:rsidDel="00000000" w:rsidP="00000000" w:rsidRDefault="00000000" w:rsidRPr="00000000" w14:paraId="000001EB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Jelaun K. Newsome “Golden Alchemist”</w:t>
      </w:r>
    </w:p>
    <w:p w:rsidR="00000000" w:rsidDel="00000000" w:rsidP="00000000" w:rsidRDefault="00000000" w:rsidRPr="00000000" w14:paraId="000001EC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David L. Cross Jr. “Golden Storm”</w:t>
      </w:r>
    </w:p>
    <w:p w:rsidR="00000000" w:rsidDel="00000000" w:rsidP="00000000" w:rsidRDefault="00000000" w:rsidRPr="00000000" w14:paraId="000001ED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#9 Kevin Shabazz “Golden Pharaoh”</w:t>
      </w:r>
    </w:p>
    <w:p w:rsidR="00000000" w:rsidDel="00000000" w:rsidP="00000000" w:rsidRDefault="00000000" w:rsidRPr="00000000" w14:paraId="000001EE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#10 Dominic J. Garner “Golden Child”</w:t>
      </w:r>
    </w:p>
    <w:p w:rsidR="00000000" w:rsidDel="00000000" w:rsidP="00000000" w:rsidRDefault="00000000" w:rsidRPr="00000000" w14:paraId="000001EF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#11 Alexander Smith-Johnson “Golden Lion”</w:t>
      </w:r>
    </w:p>
    <w:p w:rsidR="00000000" w:rsidDel="00000000" w:rsidP="00000000" w:rsidRDefault="00000000" w:rsidRPr="00000000" w14:paraId="000001F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October 27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th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2005 5:39:06am</w:t>
      </w:r>
    </w:p>
    <w:p w:rsidR="00000000" w:rsidDel="00000000" w:rsidP="00000000" w:rsidRDefault="00000000" w:rsidRPr="00000000" w14:paraId="000001F5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Fall 2004</w:t>
      </w:r>
    </w:p>
    <w:p w:rsidR="00000000" w:rsidDel="00000000" w:rsidP="00000000" w:rsidRDefault="00000000" w:rsidRPr="00000000" w14:paraId="000001F6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(State of Emergency) </w:t>
      </w:r>
    </w:p>
    <w:p w:rsidR="00000000" w:rsidDel="00000000" w:rsidP="00000000" w:rsidRDefault="00000000" w:rsidRPr="00000000" w14:paraId="000001F7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(B.S.T (Blood, Sweat, and Tears))</w:t>
      </w:r>
    </w:p>
    <w:p w:rsidR="00000000" w:rsidDel="00000000" w:rsidP="00000000" w:rsidRDefault="00000000" w:rsidRPr="00000000" w14:paraId="000001F8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Honorable) Brandon “Bo” Jackson (Fall 03) Young Gunna</w:t>
      </w:r>
    </w:p>
    <w:p w:rsidR="00000000" w:rsidDel="00000000" w:rsidP="00000000" w:rsidRDefault="00000000" w:rsidRPr="00000000" w14:paraId="000001F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Will Keowan (Spr. 03) “Main Event”</w:t>
      </w:r>
    </w:p>
    <w:p w:rsidR="00000000" w:rsidDel="00000000" w:rsidP="00000000" w:rsidRDefault="00000000" w:rsidRPr="00000000" w14:paraId="000001F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Joseph Patrick II (Fall 2000) "King Beef"</w:t>
      </w:r>
    </w:p>
    <w:p w:rsidR="00000000" w:rsidDel="00000000" w:rsidP="00000000" w:rsidRDefault="00000000" w:rsidRPr="00000000" w14:paraId="000001F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Pharoah) Mickey Armstrong (Fall 03) “Whisperz”</w:t>
      </w:r>
    </w:p>
    <w:p w:rsidR="00000000" w:rsidDel="00000000" w:rsidP="00000000" w:rsidRDefault="00000000" w:rsidRPr="00000000" w14:paraId="000001F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Kevin Hall “Brain Phreeze”</w:t>
      </w:r>
    </w:p>
    <w:p w:rsidR="00000000" w:rsidDel="00000000" w:rsidP="00000000" w:rsidRDefault="00000000" w:rsidRPr="00000000" w14:paraId="000001FF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Dropped Dead and Gone</w:t>
      </w:r>
    </w:p>
    <w:p w:rsidR="00000000" w:rsidDel="00000000" w:rsidP="00000000" w:rsidRDefault="00000000" w:rsidRPr="00000000" w14:paraId="00000200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Quinell Watson “Professor Ice”</w:t>
      </w:r>
    </w:p>
    <w:p w:rsidR="00000000" w:rsidDel="00000000" w:rsidP="00000000" w:rsidRDefault="00000000" w:rsidRPr="00000000" w14:paraId="00000201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Dwight Jarrett “Reasonable Doubt”</w:t>
      </w:r>
    </w:p>
    <w:p w:rsidR="00000000" w:rsidDel="00000000" w:rsidP="00000000" w:rsidRDefault="00000000" w:rsidRPr="00000000" w14:paraId="00000202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Jared Holmes “EXTRAordinary”</w:t>
      </w:r>
    </w:p>
    <w:p w:rsidR="00000000" w:rsidDel="00000000" w:rsidP="00000000" w:rsidRDefault="00000000" w:rsidRPr="00000000" w14:paraId="00000203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Marquis Ellis “Guerilla P.I.M.P.”</w:t>
      </w:r>
    </w:p>
    <w:p w:rsidR="00000000" w:rsidDel="00000000" w:rsidP="00000000" w:rsidRDefault="00000000" w:rsidRPr="00000000" w14:paraId="00000204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Raymond Dawsoniak “Chill Factor”</w:t>
      </w:r>
    </w:p>
    <w:p w:rsidR="00000000" w:rsidDel="00000000" w:rsidP="00000000" w:rsidRDefault="00000000" w:rsidRPr="00000000" w14:paraId="00000205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#9 Corey Brown “Bananaz”</w:t>
      </w:r>
    </w:p>
    <w:p w:rsidR="00000000" w:rsidDel="00000000" w:rsidP="00000000" w:rsidRDefault="00000000" w:rsidRPr="00000000" w14:paraId="0000020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#10 Jamaal Ali Richardson “King Kong”</w:t>
      </w:r>
    </w:p>
    <w:p w:rsidR="00000000" w:rsidDel="00000000" w:rsidP="00000000" w:rsidRDefault="00000000" w:rsidRPr="00000000" w14:paraId="0000020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November 14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th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2004 3:36:06am</w:t>
      </w:r>
    </w:p>
    <w:p w:rsidR="00000000" w:rsidDel="00000000" w:rsidP="00000000" w:rsidRDefault="00000000" w:rsidRPr="00000000" w14:paraId="0000020E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2004</w:t>
      </w:r>
    </w:p>
    <w:p w:rsidR="00000000" w:rsidDel="00000000" w:rsidP="00000000" w:rsidRDefault="00000000" w:rsidRPr="00000000" w14:paraId="0000020F">
      <w:pPr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The Sons of Messiah)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Mike Wilkins (Spr. 03) “The Grim Reaper”</w:t>
      </w:r>
    </w:p>
    <w:p w:rsidR="00000000" w:rsidDel="00000000" w:rsidP="00000000" w:rsidRDefault="00000000" w:rsidRPr="00000000" w14:paraId="0000021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Brandon “Bo” Jackson (Fall 03) “Young Gunna”</w:t>
      </w:r>
    </w:p>
    <w:p w:rsidR="00000000" w:rsidDel="00000000" w:rsidP="00000000" w:rsidRDefault="00000000" w:rsidRPr="00000000" w14:paraId="0000021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Mario Brown-Pierce {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Alpha Phi Lambda chapter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} (Spr.02) “Zero Tolerance”</w:t>
      </w:r>
    </w:p>
    <w:p w:rsidR="00000000" w:rsidDel="00000000" w:rsidP="00000000" w:rsidRDefault="00000000" w:rsidRPr="00000000" w14:paraId="0000021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Pharoah) Tony Davenport Jr. (Fall 2000) “Terminal Velocity”</w:t>
      </w:r>
    </w:p>
    <w:p w:rsidR="00000000" w:rsidDel="00000000" w:rsidP="00000000" w:rsidRDefault="00000000" w:rsidRPr="00000000" w14:paraId="0000021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Wes Wesson “Short Circuit”</w:t>
      </w:r>
    </w:p>
    <w:p w:rsidR="00000000" w:rsidDel="00000000" w:rsidP="00000000" w:rsidRDefault="00000000" w:rsidRPr="00000000" w14:paraId="00000217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Johnathan Branch “Black Out”</w:t>
      </w:r>
    </w:p>
    <w:p w:rsidR="00000000" w:rsidDel="00000000" w:rsidP="00000000" w:rsidRDefault="00000000" w:rsidRPr="00000000" w14:paraId="00000218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Kirk Houston, Jr. “Christian Egyptian”</w:t>
      </w:r>
    </w:p>
    <w:p w:rsidR="00000000" w:rsidDel="00000000" w:rsidP="00000000" w:rsidRDefault="00000000" w:rsidRPr="00000000" w14:paraId="0000021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Rahman Swain “The Golden Story”</w:t>
      </w:r>
    </w:p>
    <w:p w:rsidR="00000000" w:rsidDel="00000000" w:rsidP="00000000" w:rsidRDefault="00000000" w:rsidRPr="00000000" w14:paraId="0000021A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Darren Bowens “The Negotiator”</w:t>
      </w:r>
    </w:p>
    <w:p w:rsidR="00000000" w:rsidDel="00000000" w:rsidP="00000000" w:rsidRDefault="00000000" w:rsidRPr="00000000" w14:paraId="0000021B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John Johnson “Breathe Easy”</w:t>
      </w:r>
    </w:p>
    <w:p w:rsidR="00000000" w:rsidDel="00000000" w:rsidP="00000000" w:rsidRDefault="00000000" w:rsidRPr="00000000" w14:paraId="0000021C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Robert Looper III “The Eye of Ra”</w:t>
      </w:r>
    </w:p>
    <w:p w:rsidR="00000000" w:rsidDel="00000000" w:rsidP="00000000" w:rsidRDefault="00000000" w:rsidRPr="00000000" w14:paraId="0000021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April 3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rd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2004 5:10:06am</w:t>
      </w:r>
    </w:p>
    <w:p w:rsidR="00000000" w:rsidDel="00000000" w:rsidP="00000000" w:rsidRDefault="00000000" w:rsidRPr="00000000" w14:paraId="00000227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Fall 2003</w:t>
      </w:r>
    </w:p>
    <w:p w:rsidR="00000000" w:rsidDel="00000000" w:rsidP="00000000" w:rsidRDefault="00000000" w:rsidRPr="00000000" w14:paraId="00000228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(The Light)</w:t>
      </w:r>
    </w:p>
    <w:p w:rsidR="00000000" w:rsidDel="00000000" w:rsidP="00000000" w:rsidRDefault="00000000" w:rsidRPr="00000000" w14:paraId="00000229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(Chilluminati)</w:t>
      </w:r>
    </w:p>
    <w:p w:rsidR="00000000" w:rsidDel="00000000" w:rsidP="00000000" w:rsidRDefault="00000000" w:rsidRPr="00000000" w14:paraId="0000022A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Bryant Hall (Spr. 02) “Armageddon”</w:t>
      </w:r>
    </w:p>
    <w:p w:rsidR="00000000" w:rsidDel="00000000" w:rsidP="00000000" w:rsidRDefault="00000000" w:rsidRPr="00000000" w14:paraId="0000022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Mike Wilkins (Spr. 03) “The Grim Reaper”</w:t>
      </w:r>
    </w:p>
    <w:p w:rsidR="00000000" w:rsidDel="00000000" w:rsidP="00000000" w:rsidRDefault="00000000" w:rsidRPr="00000000" w14:paraId="0000022D">
      <w:pPr>
        <w:jc w:val="both"/>
        <w:rPr>
          <w:rFonts w:ascii="Century Gothic" w:cs="Century Gothic" w:eastAsia="Century Gothic" w:hAnsi="Century Gothic"/>
        </w:rPr>
      </w:pPr>
      <w:bookmarkStart w:colFirst="0" w:colLast="0" w:name="_heading=h.rroeh3q8fx00" w:id="0"/>
      <w:bookmarkEnd w:id="0"/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Kenneth Vaughan (Fall 98) "Beowulf"</w:t>
      </w:r>
    </w:p>
    <w:p w:rsidR="00000000" w:rsidDel="00000000" w:rsidP="00000000" w:rsidRDefault="00000000" w:rsidRPr="00000000" w14:paraId="0000022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highlight w:val="red"/>
          <w:rtl w:val="0"/>
        </w:rPr>
        <w:t xml:space="preserve">(Chapter Pharoah)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Torrey Watkins “Major Payne”</w:t>
      </w:r>
    </w:p>
    <w:p w:rsidR="00000000" w:rsidDel="00000000" w:rsidP="00000000" w:rsidRDefault="00000000" w:rsidRPr="00000000" w14:paraId="00000231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Dale Barfield “Iron Monkey”</w:t>
      </w:r>
    </w:p>
    <w:p w:rsidR="00000000" w:rsidDel="00000000" w:rsidP="00000000" w:rsidRDefault="00000000" w:rsidRPr="00000000" w14:paraId="00000232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Charles Powell “Phather Time”</w:t>
      </w:r>
    </w:p>
    <w:p w:rsidR="00000000" w:rsidDel="00000000" w:rsidP="00000000" w:rsidRDefault="00000000" w:rsidRPr="00000000" w14:paraId="00000233">
      <w:pPr>
        <w:ind w:firstLine="720"/>
        <w:jc w:val="both"/>
        <w:rPr>
          <w:rFonts w:ascii="Century Gothic" w:cs="Century Gothic" w:eastAsia="Century Gothic" w:hAnsi="Century Gothic"/>
        </w:rPr>
      </w:pPr>
      <w:bookmarkStart w:colFirst="0" w:colLast="0" w:name="_heading=h.i3mp30mkcydi" w:id="1"/>
      <w:bookmarkEnd w:id="1"/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Mickey Armstrong “Whisperz”</w:t>
      </w:r>
    </w:p>
    <w:p w:rsidR="00000000" w:rsidDel="00000000" w:rsidP="00000000" w:rsidRDefault="00000000" w:rsidRPr="00000000" w14:paraId="00000234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Brandon “Bo” Jackson “Young Gunna”</w:t>
      </w:r>
    </w:p>
    <w:p w:rsidR="00000000" w:rsidDel="00000000" w:rsidP="00000000" w:rsidRDefault="00000000" w:rsidRPr="00000000" w14:paraId="00000235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Preston Brinkley “Makaveli”</w:t>
      </w:r>
    </w:p>
    <w:p w:rsidR="00000000" w:rsidDel="00000000" w:rsidP="00000000" w:rsidRDefault="00000000" w:rsidRPr="00000000" w14:paraId="0000023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Christoph Jenkins “Exodus”</w:t>
      </w:r>
    </w:p>
    <w:p w:rsidR="00000000" w:rsidDel="00000000" w:rsidP="00000000" w:rsidRDefault="00000000" w:rsidRPr="00000000" w14:paraId="00000237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William White “Silverback”</w:t>
      </w:r>
    </w:p>
    <w:p w:rsidR="00000000" w:rsidDel="00000000" w:rsidP="00000000" w:rsidRDefault="00000000" w:rsidRPr="00000000" w14:paraId="00000238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#9 Kevin Tatum “Lumberjack”</w:t>
      </w:r>
    </w:p>
    <w:p w:rsidR="00000000" w:rsidDel="00000000" w:rsidP="00000000" w:rsidRDefault="00000000" w:rsidRPr="00000000" w14:paraId="0000023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#10 Jason Parker “The Trilogy”</w:t>
      </w:r>
    </w:p>
    <w:p w:rsidR="00000000" w:rsidDel="00000000" w:rsidP="00000000" w:rsidRDefault="00000000" w:rsidRPr="00000000" w14:paraId="0000023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November 3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rd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2003 1:36:06am</w:t>
      </w:r>
    </w:p>
    <w:p w:rsidR="00000000" w:rsidDel="00000000" w:rsidP="00000000" w:rsidRDefault="00000000" w:rsidRPr="00000000" w14:paraId="00000240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2003</w:t>
      </w:r>
    </w:p>
    <w:p w:rsidR="00000000" w:rsidDel="00000000" w:rsidP="00000000" w:rsidRDefault="00000000" w:rsidRPr="00000000" w14:paraId="00000241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(Gorilla Warfare)</w:t>
      </w:r>
    </w:p>
    <w:p w:rsidR="00000000" w:rsidDel="00000000" w:rsidP="00000000" w:rsidRDefault="00000000" w:rsidRPr="00000000" w14:paraId="00000242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Jamaal Anderson (fall 2000) “Final Destination”</w:t>
      </w:r>
    </w:p>
    <w:p w:rsidR="00000000" w:rsidDel="00000000" w:rsidP="00000000" w:rsidRDefault="00000000" w:rsidRPr="00000000" w14:paraId="0000024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Nathaniel Hopkins (Spr. 02) “Chillmatic” </w:t>
      </w:r>
    </w:p>
    <w:p w:rsidR="00000000" w:rsidDel="00000000" w:rsidP="00000000" w:rsidRDefault="00000000" w:rsidRPr="00000000" w14:paraId="00000245">
      <w:pPr>
        <w:jc w:val="both"/>
        <w:rPr>
          <w:rFonts w:ascii="Century Gothic" w:cs="Century Gothic" w:eastAsia="Century Gothic" w:hAnsi="Century Gothic"/>
        </w:rPr>
      </w:pPr>
      <w:bookmarkStart w:colFirst="0" w:colLast="0" w:name="_heading=h.mb8nbxlas1f8" w:id="2"/>
      <w:bookmarkEnd w:id="2"/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Tony Davenport Jr. (Fall 2000) “Terminal Velocity”</w:t>
      </w:r>
    </w:p>
    <w:p w:rsidR="00000000" w:rsidDel="00000000" w:rsidP="00000000" w:rsidRDefault="00000000" w:rsidRPr="00000000" w14:paraId="0000024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Pharoah) Damion Wilson (Spr.01) "Nightcrawler"</w:t>
      </w:r>
    </w:p>
    <w:p w:rsidR="00000000" w:rsidDel="00000000" w:rsidP="00000000" w:rsidRDefault="00000000" w:rsidRPr="00000000" w14:paraId="0000024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Marvin Randall "Braveheart"</w:t>
      </w:r>
    </w:p>
    <w:p w:rsidR="00000000" w:rsidDel="00000000" w:rsidP="00000000" w:rsidRDefault="00000000" w:rsidRPr="00000000" w14:paraId="0000024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Mike Wilkins "The Grim Reaper"</w:t>
      </w:r>
    </w:p>
    <w:p w:rsidR="00000000" w:rsidDel="00000000" w:rsidP="00000000" w:rsidRDefault="00000000" w:rsidRPr="00000000" w14:paraId="0000024A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Mike Archer "Don Da Da"</w:t>
      </w:r>
    </w:p>
    <w:p w:rsidR="00000000" w:rsidDel="00000000" w:rsidP="00000000" w:rsidRDefault="00000000" w:rsidRPr="00000000" w14:paraId="0000024B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Will Keowan "Main Event"</w:t>
      </w:r>
    </w:p>
    <w:p w:rsidR="00000000" w:rsidDel="00000000" w:rsidP="00000000" w:rsidRDefault="00000000" w:rsidRPr="00000000" w14:paraId="0000024C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Mike Washington "Steel Reserve"</w:t>
      </w:r>
    </w:p>
    <w:p w:rsidR="00000000" w:rsidDel="00000000" w:rsidP="00000000" w:rsidRDefault="00000000" w:rsidRPr="00000000" w14:paraId="0000024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</w:t>
      </w:r>
    </w:p>
    <w:p w:rsidR="00000000" w:rsidDel="00000000" w:rsidP="00000000" w:rsidRDefault="00000000" w:rsidRPr="00000000" w14:paraId="0000024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April 5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th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2003 4:31:06</w:t>
      </w:r>
    </w:p>
    <w:p w:rsidR="00000000" w:rsidDel="00000000" w:rsidP="00000000" w:rsidRDefault="00000000" w:rsidRPr="00000000" w14:paraId="00000255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2002</w:t>
      </w:r>
    </w:p>
    <w:p w:rsidR="00000000" w:rsidDel="00000000" w:rsidP="00000000" w:rsidRDefault="00000000" w:rsidRPr="00000000" w14:paraId="00000256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(New Alpha Order)</w:t>
      </w:r>
    </w:p>
    <w:p w:rsidR="00000000" w:rsidDel="00000000" w:rsidP="00000000" w:rsidRDefault="00000000" w:rsidRPr="00000000" w14:paraId="00000257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Tony Davenport Jr. (Fall 2000) “Terminal Velocity”</w:t>
      </w:r>
    </w:p>
    <w:p w:rsidR="00000000" w:rsidDel="00000000" w:rsidP="00000000" w:rsidRDefault="00000000" w:rsidRPr="00000000" w14:paraId="0000025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Kenneth (Brad) Austin (Fall 2000) “Immovable Object”</w:t>
      </w:r>
    </w:p>
    <w:p w:rsidR="00000000" w:rsidDel="00000000" w:rsidP="00000000" w:rsidRDefault="00000000" w:rsidRPr="00000000" w14:paraId="0000025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Kenneth Vaughan (Fall 98) "Beowulf"</w:t>
      </w:r>
    </w:p>
    <w:p w:rsidR="00000000" w:rsidDel="00000000" w:rsidP="00000000" w:rsidRDefault="00000000" w:rsidRPr="00000000" w14:paraId="0000025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Pharaoh) Damion Wilson (Spr.01) "Nightcrawler"</w:t>
      </w:r>
    </w:p>
    <w:p w:rsidR="00000000" w:rsidDel="00000000" w:rsidP="00000000" w:rsidRDefault="00000000" w:rsidRPr="00000000" w14:paraId="0000025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Aaron Scales "Enemy Mind"</w:t>
      </w:r>
    </w:p>
    <w:p w:rsidR="00000000" w:rsidDel="00000000" w:rsidP="00000000" w:rsidRDefault="00000000" w:rsidRPr="00000000" w14:paraId="0000025E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Robert Simmons "Ghostface"</w:t>
      </w:r>
    </w:p>
    <w:p w:rsidR="00000000" w:rsidDel="00000000" w:rsidP="00000000" w:rsidRDefault="00000000" w:rsidRPr="00000000" w14:paraId="0000025F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Wayne Andrews "Black ICE"</w:t>
      </w:r>
    </w:p>
    <w:p w:rsidR="00000000" w:rsidDel="00000000" w:rsidP="00000000" w:rsidRDefault="00000000" w:rsidRPr="00000000" w14:paraId="00000260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Nathaniel Hopkins "Chillmatic"</w:t>
      </w:r>
    </w:p>
    <w:p w:rsidR="00000000" w:rsidDel="00000000" w:rsidP="00000000" w:rsidRDefault="00000000" w:rsidRPr="00000000" w14:paraId="00000261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Andre Taylor "The SacrifICE"</w:t>
      </w:r>
    </w:p>
    <w:p w:rsidR="00000000" w:rsidDel="00000000" w:rsidP="00000000" w:rsidRDefault="00000000" w:rsidRPr="00000000" w14:paraId="00000262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Bryant Hall "Armageddon"</w:t>
      </w:r>
    </w:p>
    <w:p w:rsidR="00000000" w:rsidDel="00000000" w:rsidP="00000000" w:rsidRDefault="00000000" w:rsidRPr="00000000" w14:paraId="0000026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March 30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th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2002 4:00:06</w:t>
      </w:r>
    </w:p>
    <w:p w:rsidR="00000000" w:rsidDel="00000000" w:rsidP="00000000" w:rsidRDefault="00000000" w:rsidRPr="00000000" w14:paraId="0000026E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2001</w:t>
      </w:r>
    </w:p>
    <w:p w:rsidR="00000000" w:rsidDel="00000000" w:rsidP="00000000" w:rsidRDefault="00000000" w:rsidRPr="00000000" w14:paraId="0000026F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(The Art of War)</w:t>
      </w:r>
    </w:p>
    <w:p w:rsidR="00000000" w:rsidDel="00000000" w:rsidP="00000000" w:rsidRDefault="00000000" w:rsidRPr="00000000" w14:paraId="00000270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James M. Riddick, Jr. (Fall 99) "Killah Instinct" </w:t>
      </w:r>
    </w:p>
    <w:p w:rsidR="00000000" w:rsidDel="00000000" w:rsidP="00000000" w:rsidRDefault="00000000" w:rsidRPr="00000000" w14:paraId="0000027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Tony Davenport Jr. (Fall 2000) "Terminal Velocity" </w:t>
      </w:r>
    </w:p>
    <w:p w:rsidR="00000000" w:rsidDel="00000000" w:rsidP="00000000" w:rsidRDefault="00000000" w:rsidRPr="00000000" w14:paraId="0000027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Omar Wandera (Fall 97) “Jihad and Silent Rage”</w:t>
      </w:r>
    </w:p>
    <w:p w:rsidR="00000000" w:rsidDel="00000000" w:rsidP="00000000" w:rsidRDefault="00000000" w:rsidRPr="00000000" w14:paraId="0000027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Pharoah) Ronald Copeland (Fall 99) "The Last Dragon"</w:t>
      </w:r>
    </w:p>
    <w:p w:rsidR="00000000" w:rsidDel="00000000" w:rsidP="00000000" w:rsidRDefault="00000000" w:rsidRPr="00000000" w14:paraId="0000027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Victor Clark "Maximus"</w:t>
      </w:r>
    </w:p>
    <w:p w:rsidR="00000000" w:rsidDel="00000000" w:rsidP="00000000" w:rsidRDefault="00000000" w:rsidRPr="00000000" w14:paraId="00000277">
      <w:pPr>
        <w:ind w:firstLine="720"/>
        <w:jc w:val="both"/>
        <w:rPr>
          <w:rFonts w:ascii="Century Gothic" w:cs="Century Gothic" w:eastAsia="Century Gothic" w:hAnsi="Century Gothic"/>
        </w:rPr>
      </w:pPr>
      <w:bookmarkStart w:colFirst="0" w:colLast="0" w:name="_heading=h.k6tez9wfs6my" w:id="3"/>
      <w:bookmarkEnd w:id="3"/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Damion Wilson "Nightcrawler"</w:t>
      </w:r>
    </w:p>
    <w:p w:rsidR="00000000" w:rsidDel="00000000" w:rsidP="00000000" w:rsidRDefault="00000000" w:rsidRPr="00000000" w14:paraId="00000278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Dropped Dead and Gone</w:t>
      </w:r>
    </w:p>
    <w:p w:rsidR="00000000" w:rsidDel="00000000" w:rsidP="00000000" w:rsidRDefault="00000000" w:rsidRPr="00000000" w14:paraId="0000027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Derick Rothwell "Keyser Soze"</w:t>
      </w:r>
    </w:p>
    <w:p w:rsidR="00000000" w:rsidDel="00000000" w:rsidP="00000000" w:rsidRDefault="00000000" w:rsidRPr="00000000" w14:paraId="0000027A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Kyle Grove "The Game"</w:t>
      </w:r>
    </w:p>
    <w:p w:rsidR="00000000" w:rsidDel="00000000" w:rsidP="00000000" w:rsidRDefault="00000000" w:rsidRPr="00000000" w14:paraId="0000027B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Nathaniel Watkins "Shinobi"</w:t>
      </w:r>
    </w:p>
    <w:p w:rsidR="00000000" w:rsidDel="00000000" w:rsidP="00000000" w:rsidRDefault="00000000" w:rsidRPr="00000000" w14:paraId="0000027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March 31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st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2001 4:06:06am</w:t>
      </w:r>
    </w:p>
    <w:p w:rsidR="00000000" w:rsidDel="00000000" w:rsidP="00000000" w:rsidRDefault="00000000" w:rsidRPr="00000000" w14:paraId="00000287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Fall 2000</w:t>
      </w:r>
    </w:p>
    <w:p w:rsidR="00000000" w:rsidDel="00000000" w:rsidP="00000000" w:rsidRDefault="00000000" w:rsidRPr="00000000" w14:paraId="00000288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(Hostile Takeover)</w:t>
      </w:r>
    </w:p>
    <w:p w:rsidR="00000000" w:rsidDel="00000000" w:rsidP="00000000" w:rsidRDefault="00000000" w:rsidRPr="00000000" w14:paraId="00000289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James M. Riddick, Jr. (Fall 1999) "Killah Instinct”</w:t>
      </w:r>
    </w:p>
    <w:p w:rsidR="00000000" w:rsidDel="00000000" w:rsidP="00000000" w:rsidRDefault="00000000" w:rsidRPr="00000000" w14:paraId="0000028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Rondell Davis (Fall 1998) “Ice Storm” </w:t>
      </w:r>
    </w:p>
    <w:p w:rsidR="00000000" w:rsidDel="00000000" w:rsidP="00000000" w:rsidRDefault="00000000" w:rsidRPr="00000000" w14:paraId="0000028C">
      <w:pPr>
        <w:jc w:val="both"/>
        <w:rPr>
          <w:rFonts w:ascii="Century Gothic" w:cs="Century Gothic" w:eastAsia="Century Gothic" w:hAnsi="Century Gothic"/>
        </w:rPr>
      </w:pPr>
      <w:bookmarkStart w:colFirst="0" w:colLast="0" w:name="_heading=h.isppqce511n9" w:id="4"/>
      <w:bookmarkEnd w:id="4"/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Omar Wandera (Fall 97)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Jihad and Silent Rage” </w:t>
      </w:r>
    </w:p>
    <w:p w:rsidR="00000000" w:rsidDel="00000000" w:rsidP="00000000" w:rsidRDefault="00000000" w:rsidRPr="00000000" w14:paraId="0000028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(Chapter Pharoah) Ronald Copeland (Fall 99) "The Last Dragon"</w:t>
      </w:r>
    </w:p>
    <w:p w:rsidR="00000000" w:rsidDel="00000000" w:rsidP="00000000" w:rsidRDefault="00000000" w:rsidRPr="00000000" w14:paraId="0000028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Dropped Dead and Gone</w:t>
      </w:r>
    </w:p>
    <w:p w:rsidR="00000000" w:rsidDel="00000000" w:rsidP="00000000" w:rsidRDefault="00000000" w:rsidRPr="00000000" w14:paraId="00000290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Dropped Dead and Gone</w:t>
      </w:r>
    </w:p>
    <w:p w:rsidR="00000000" w:rsidDel="00000000" w:rsidP="00000000" w:rsidRDefault="00000000" w:rsidRPr="00000000" w14:paraId="00000291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Kenneth (Brad) Austin II - "Immovable Object"</w:t>
      </w:r>
    </w:p>
    <w:p w:rsidR="00000000" w:rsidDel="00000000" w:rsidP="00000000" w:rsidRDefault="00000000" w:rsidRPr="00000000" w14:paraId="00000292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Jason Diggs - "Irresistible Force"</w:t>
      </w:r>
    </w:p>
    <w:p w:rsidR="00000000" w:rsidDel="00000000" w:rsidP="00000000" w:rsidRDefault="00000000" w:rsidRPr="00000000" w14:paraId="00000293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Tony Davenport - "Terminal Velocity"</w:t>
      </w:r>
    </w:p>
    <w:p w:rsidR="00000000" w:rsidDel="00000000" w:rsidP="00000000" w:rsidRDefault="00000000" w:rsidRPr="00000000" w14:paraId="00000294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Kevin Montgomery - "The Phenom"</w:t>
      </w:r>
    </w:p>
    <w:p w:rsidR="00000000" w:rsidDel="00000000" w:rsidP="00000000" w:rsidRDefault="00000000" w:rsidRPr="00000000" w14:paraId="00000295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Joseph Patrick II - "King Beef"</w:t>
      </w:r>
    </w:p>
    <w:p w:rsidR="00000000" w:rsidDel="00000000" w:rsidP="00000000" w:rsidRDefault="00000000" w:rsidRPr="00000000" w14:paraId="0000029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Jamaal Anderson - "Final Destination"</w:t>
      </w:r>
    </w:p>
    <w:p w:rsidR="00000000" w:rsidDel="00000000" w:rsidP="00000000" w:rsidRDefault="00000000" w:rsidRPr="00000000" w14:paraId="0000029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October 28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th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2000 2:31:06am</w:t>
      </w:r>
    </w:p>
    <w:p w:rsidR="00000000" w:rsidDel="00000000" w:rsidP="00000000" w:rsidRDefault="00000000" w:rsidRPr="00000000" w14:paraId="000002A0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Fall 1999</w:t>
      </w:r>
    </w:p>
    <w:p w:rsidR="00000000" w:rsidDel="00000000" w:rsidP="00000000" w:rsidRDefault="00000000" w:rsidRPr="00000000" w14:paraId="000002A1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(Legacy of Rage)</w:t>
      </w:r>
    </w:p>
    <w:p w:rsidR="00000000" w:rsidDel="00000000" w:rsidP="00000000" w:rsidRDefault="00000000" w:rsidRPr="00000000" w14:paraId="000002A2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Clinton Copeland (Fall 1998) "Stone Cold" </w:t>
      </w:r>
    </w:p>
    <w:p w:rsidR="00000000" w:rsidDel="00000000" w:rsidP="00000000" w:rsidRDefault="00000000" w:rsidRPr="00000000" w14:paraId="000002A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Douglas Johnson (Fall 1998) "Big SeXXXy" </w:t>
      </w:r>
    </w:p>
    <w:p w:rsidR="00000000" w:rsidDel="00000000" w:rsidP="00000000" w:rsidRDefault="00000000" w:rsidRPr="00000000" w14:paraId="000002A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Omar Wandera (Fall 97) “Jihad and Silent Rage”</w:t>
      </w:r>
    </w:p>
    <w:p w:rsidR="00000000" w:rsidDel="00000000" w:rsidP="00000000" w:rsidRDefault="00000000" w:rsidRPr="00000000" w14:paraId="000002A6">
      <w:pPr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(Chapter Pharoah) Douglas Johnson (Fall 98) "Big SeXXXy"</w:t>
      </w:r>
    </w:p>
    <w:p w:rsidR="00000000" w:rsidDel="00000000" w:rsidP="00000000" w:rsidRDefault="00000000" w:rsidRPr="00000000" w14:paraId="000002A7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Syril (Mike) Gillies "Chaos"</w:t>
      </w:r>
    </w:p>
    <w:p w:rsidR="00000000" w:rsidDel="00000000" w:rsidP="00000000" w:rsidRDefault="00000000" w:rsidRPr="00000000" w14:paraId="000002A8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George (Ernest) Davis "The Riddler"</w:t>
      </w:r>
    </w:p>
    <w:p w:rsidR="00000000" w:rsidDel="00000000" w:rsidP="00000000" w:rsidRDefault="00000000" w:rsidRPr="00000000" w14:paraId="000002A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Dante Silmon "Fatal Fury"</w:t>
      </w:r>
    </w:p>
    <w:p w:rsidR="00000000" w:rsidDel="00000000" w:rsidP="00000000" w:rsidRDefault="00000000" w:rsidRPr="00000000" w14:paraId="000002AA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James Riddick Jr. "Killah Instinct"</w:t>
      </w:r>
    </w:p>
    <w:p w:rsidR="00000000" w:rsidDel="00000000" w:rsidP="00000000" w:rsidRDefault="00000000" w:rsidRPr="00000000" w14:paraId="000002AB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Ronald Copeland "The Last Dragon"</w:t>
      </w:r>
    </w:p>
    <w:p w:rsidR="00000000" w:rsidDel="00000000" w:rsidP="00000000" w:rsidRDefault="00000000" w:rsidRPr="00000000" w14:paraId="000002A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jc w:val="both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November 23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rd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1999 3:00:06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Fall 1998</w:t>
      </w:r>
    </w:p>
    <w:p w:rsidR="00000000" w:rsidDel="00000000" w:rsidP="00000000" w:rsidRDefault="00000000" w:rsidRPr="00000000" w14:paraId="000002BA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(Frozen Tundra)</w:t>
      </w:r>
    </w:p>
    <w:p w:rsidR="00000000" w:rsidDel="00000000" w:rsidP="00000000" w:rsidRDefault="00000000" w:rsidRPr="00000000" w14:paraId="000002BB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Omar Wandera (Fall 1997) "Jihad" "Silent Rage"  </w:t>
      </w:r>
    </w:p>
    <w:p w:rsidR="00000000" w:rsidDel="00000000" w:rsidP="00000000" w:rsidRDefault="00000000" w:rsidRPr="00000000" w14:paraId="000002B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Nathaniel Barfield (Fall 1997) "Shaka Zulu" "Ironman" </w:t>
      </w:r>
    </w:p>
    <w:p w:rsidR="00000000" w:rsidDel="00000000" w:rsidP="00000000" w:rsidRDefault="00000000" w:rsidRPr="00000000" w14:paraId="000002BE">
      <w:pPr>
        <w:jc w:val="both"/>
        <w:rPr>
          <w:rFonts w:ascii="Century Gothic" w:cs="Century Gothic" w:eastAsia="Century Gothic" w:hAnsi="Century Gothic"/>
          <w:highlight w:val="red"/>
        </w:rPr>
      </w:pPr>
      <w:r w:rsidDel="00000000" w:rsidR="00000000" w:rsidRPr="00000000">
        <w:rPr>
          <w:rFonts w:ascii="Century Gothic" w:cs="Century Gothic" w:eastAsia="Century Gothic" w:hAnsi="Century Gothic"/>
          <w:highlight w:val="red"/>
          <w:rtl w:val="0"/>
        </w:rPr>
        <w:t xml:space="preserve">Precursor</w:t>
      </w:r>
    </w:p>
    <w:p w:rsidR="00000000" w:rsidDel="00000000" w:rsidP="00000000" w:rsidRDefault="00000000" w:rsidRPr="00000000" w14:paraId="000002BF">
      <w:pPr>
        <w:jc w:val="both"/>
        <w:rPr>
          <w:rFonts w:ascii="Century Gothic" w:cs="Century Gothic" w:eastAsia="Century Gothic" w:hAnsi="Century Gothic"/>
          <w:highlight w:val="red"/>
        </w:rPr>
      </w:pPr>
      <w:r w:rsidDel="00000000" w:rsidR="00000000" w:rsidRPr="00000000">
        <w:rPr>
          <w:rFonts w:ascii="Century Gothic" w:cs="Century Gothic" w:eastAsia="Century Gothic" w:hAnsi="Century Gothic"/>
          <w:highlight w:val="red"/>
          <w:rtl w:val="0"/>
        </w:rPr>
        <w:t xml:space="preserve">Chapter pharoah</w:t>
      </w:r>
    </w:p>
    <w:p w:rsidR="00000000" w:rsidDel="00000000" w:rsidP="00000000" w:rsidRDefault="00000000" w:rsidRPr="00000000" w14:paraId="000002C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#1Jasper Lewis "Iceburg Slim"</w:t>
      </w:r>
    </w:p>
    <w:p w:rsidR="00000000" w:rsidDel="00000000" w:rsidP="00000000" w:rsidRDefault="00000000" w:rsidRPr="00000000" w14:paraId="000002C2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Samuel Watkins "Battle Cat"</w:t>
      </w:r>
    </w:p>
    <w:p w:rsidR="00000000" w:rsidDel="00000000" w:rsidP="00000000" w:rsidRDefault="00000000" w:rsidRPr="00000000" w14:paraId="000002C3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Eternally Remembered</w:t>
      </w:r>
    </w:p>
    <w:p w:rsidR="00000000" w:rsidDel="00000000" w:rsidP="00000000" w:rsidRDefault="00000000" w:rsidRPr="00000000" w14:paraId="000002C4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Clinton Copeland "Stone Cold"</w:t>
      </w:r>
    </w:p>
    <w:p w:rsidR="00000000" w:rsidDel="00000000" w:rsidP="00000000" w:rsidRDefault="00000000" w:rsidRPr="00000000" w14:paraId="000002C5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Douglas Johnson "Big SeXXXy"</w:t>
      </w:r>
    </w:p>
    <w:p w:rsidR="00000000" w:rsidDel="00000000" w:rsidP="00000000" w:rsidRDefault="00000000" w:rsidRPr="00000000" w14:paraId="000002C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Rondell Davis "Icestorm"</w:t>
      </w:r>
    </w:p>
    <w:p w:rsidR="00000000" w:rsidDel="00000000" w:rsidP="00000000" w:rsidRDefault="00000000" w:rsidRPr="00000000" w14:paraId="000002C7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Kenneth Vaughan "Beowulf"</w:t>
      </w:r>
    </w:p>
    <w:p w:rsidR="00000000" w:rsidDel="00000000" w:rsidP="00000000" w:rsidRDefault="00000000" w:rsidRPr="00000000" w14:paraId="000002C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January 30, 1999 3:32:06am</w:t>
      </w:r>
    </w:p>
    <w:p w:rsidR="00000000" w:rsidDel="00000000" w:rsidP="00000000" w:rsidRDefault="00000000" w:rsidRPr="00000000" w14:paraId="000002D2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Fall 1997</w:t>
      </w:r>
    </w:p>
    <w:p w:rsidR="00000000" w:rsidDel="00000000" w:rsidP="00000000" w:rsidRDefault="00000000" w:rsidRPr="00000000" w14:paraId="000002D3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(Disciples Of Discipline)</w:t>
      </w:r>
    </w:p>
    <w:p w:rsidR="00000000" w:rsidDel="00000000" w:rsidP="00000000" w:rsidRDefault="00000000" w:rsidRPr="00000000" w14:paraId="000002D4">
      <w:pPr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(X-Clan)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Austin Jackson (Fall 1995) "Minister X" </w:t>
      </w:r>
    </w:p>
    <w:p w:rsidR="00000000" w:rsidDel="00000000" w:rsidP="00000000" w:rsidRDefault="00000000" w:rsidRPr="00000000" w14:paraId="000002D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Jason Compton (Fall 1995) "Big Poppa" </w:t>
      </w:r>
    </w:p>
    <w:p w:rsidR="00000000" w:rsidDel="00000000" w:rsidP="00000000" w:rsidRDefault="00000000" w:rsidRPr="00000000" w14:paraId="000002D8">
      <w:pPr>
        <w:jc w:val="both"/>
        <w:rPr>
          <w:rFonts w:ascii="Century Gothic" w:cs="Century Gothic" w:eastAsia="Century Gothic" w:hAnsi="Century Gothic"/>
          <w:highlight w:val="red"/>
        </w:rPr>
      </w:pPr>
      <w:r w:rsidDel="00000000" w:rsidR="00000000" w:rsidRPr="00000000">
        <w:rPr>
          <w:rFonts w:ascii="Century Gothic" w:cs="Century Gothic" w:eastAsia="Century Gothic" w:hAnsi="Century Gothic"/>
          <w:highlight w:val="red"/>
          <w:rtl w:val="0"/>
        </w:rPr>
        <w:t xml:space="preserve">Precursor</w:t>
      </w:r>
    </w:p>
    <w:p w:rsidR="00000000" w:rsidDel="00000000" w:rsidP="00000000" w:rsidRDefault="00000000" w:rsidRPr="00000000" w14:paraId="000002D9">
      <w:pPr>
        <w:jc w:val="both"/>
        <w:rPr>
          <w:rFonts w:ascii="Century Gothic" w:cs="Century Gothic" w:eastAsia="Century Gothic" w:hAnsi="Century Gothic"/>
          <w:highlight w:val="red"/>
        </w:rPr>
      </w:pPr>
      <w:r w:rsidDel="00000000" w:rsidR="00000000" w:rsidRPr="00000000">
        <w:rPr>
          <w:rFonts w:ascii="Century Gothic" w:cs="Century Gothic" w:eastAsia="Century Gothic" w:hAnsi="Century Gothic"/>
          <w:highlight w:val="red"/>
          <w:rtl w:val="0"/>
        </w:rPr>
        <w:t xml:space="preserve">Chapter pharoah</w:t>
      </w:r>
    </w:p>
    <w:p w:rsidR="00000000" w:rsidDel="00000000" w:rsidP="00000000" w:rsidRDefault="00000000" w:rsidRPr="00000000" w14:paraId="000002D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Kevin Bradby "Attila the Hun and Southern Comfort"</w:t>
      </w:r>
    </w:p>
    <w:p w:rsidR="00000000" w:rsidDel="00000000" w:rsidP="00000000" w:rsidRDefault="00000000" w:rsidRPr="00000000" w14:paraId="000002DC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Nathaniel Barfield "Shaka Zulu and Ironman"</w:t>
      </w:r>
    </w:p>
    <w:p w:rsidR="00000000" w:rsidDel="00000000" w:rsidP="00000000" w:rsidRDefault="00000000" w:rsidRPr="00000000" w14:paraId="000002DD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Anthony Sutton "Hannibal and Demolitian Man"</w:t>
      </w:r>
    </w:p>
    <w:p w:rsidR="00000000" w:rsidDel="00000000" w:rsidP="00000000" w:rsidRDefault="00000000" w:rsidRPr="00000000" w14:paraId="000002DE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Kevin Cogdell "Ahkenaton and Deathwish"</w:t>
      </w:r>
    </w:p>
    <w:p w:rsidR="00000000" w:rsidDel="00000000" w:rsidP="00000000" w:rsidRDefault="00000000" w:rsidRPr="00000000" w14:paraId="000002DF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Winston Hylton "Senworset and Cardiac Arrest"</w:t>
      </w:r>
    </w:p>
    <w:p w:rsidR="00000000" w:rsidDel="00000000" w:rsidP="00000000" w:rsidRDefault="00000000" w:rsidRPr="00000000" w14:paraId="000002E0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William (BJ) Butler "Tutankhamen and Brooklyn Dodger"</w:t>
      </w:r>
    </w:p>
    <w:p w:rsidR="00000000" w:rsidDel="00000000" w:rsidP="00000000" w:rsidRDefault="00000000" w:rsidRPr="00000000" w14:paraId="000002E1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Omar Wandera "Jihad and Silent Rage"</w:t>
      </w:r>
    </w:p>
    <w:p w:rsidR="00000000" w:rsidDel="00000000" w:rsidP="00000000" w:rsidRDefault="00000000" w:rsidRPr="00000000" w14:paraId="000002E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January 10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th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1998 TIME</w:t>
      </w:r>
    </w:p>
    <w:p w:rsidR="00000000" w:rsidDel="00000000" w:rsidP="00000000" w:rsidRDefault="00000000" w:rsidRPr="00000000" w14:paraId="000002EB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1997</w:t>
      </w:r>
    </w:p>
    <w:p w:rsidR="00000000" w:rsidDel="00000000" w:rsidP="00000000" w:rsidRDefault="00000000" w:rsidRPr="00000000" w14:paraId="000002EC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(Tribulation)</w:t>
      </w:r>
    </w:p>
    <w:p w:rsidR="00000000" w:rsidDel="00000000" w:rsidP="00000000" w:rsidRDefault="00000000" w:rsidRPr="00000000" w14:paraId="000002E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Frank Manley (Fall 1995) "The Keeper" </w:t>
      </w:r>
    </w:p>
    <w:p w:rsidR="00000000" w:rsidDel="00000000" w:rsidP="00000000" w:rsidRDefault="00000000" w:rsidRPr="00000000" w14:paraId="000002E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Marvin Collins (Fall 1995) "Rat ta tat tat"</w:t>
      </w:r>
    </w:p>
    <w:p w:rsidR="00000000" w:rsidDel="00000000" w:rsidP="00000000" w:rsidRDefault="00000000" w:rsidRPr="00000000" w14:paraId="000002F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Vernard Hinton "Caleb"</w:t>
      </w:r>
    </w:p>
    <w:p w:rsidR="00000000" w:rsidDel="00000000" w:rsidP="00000000" w:rsidRDefault="00000000" w:rsidRPr="00000000" w14:paraId="000002F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jc w:val="both"/>
        <w:rPr>
          <w:rFonts w:ascii="Century Gothic" w:cs="Century Gothic" w:eastAsia="Century Gothic" w:hAnsi="Century Gothic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jc w:val="both"/>
        <w:rPr>
          <w:rFonts w:ascii="Century Gothic" w:cs="Century Gothic" w:eastAsia="Century Gothic" w:hAnsi="Century Gothic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jc w:val="both"/>
        <w:rPr>
          <w:rFonts w:ascii="Century Gothic" w:cs="Century Gothic" w:eastAsia="Century Gothic" w:hAnsi="Century Gothic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highlight w:val="red"/>
          <w:rtl w:val="0"/>
        </w:rPr>
        <w:t xml:space="preserve">Date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Fall 1995</w:t>
      </w:r>
    </w:p>
    <w:p w:rsidR="00000000" w:rsidDel="00000000" w:rsidP="00000000" w:rsidRDefault="00000000" w:rsidRPr="00000000" w14:paraId="00000305">
      <w:pPr>
        <w:jc w:val="center"/>
        <w:rPr>
          <w:rFonts w:ascii="Century Gothic" w:cs="Century Gothic" w:eastAsia="Century Gothic" w:hAnsi="Century Gothic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(The Last Of A Legacy)</w:t>
      </w:r>
    </w:p>
    <w:p w:rsidR="00000000" w:rsidDel="00000000" w:rsidP="00000000" w:rsidRDefault="00000000" w:rsidRPr="00000000" w14:paraId="00000306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John McNeil Jr (Fall 1993) "Joker Deuce" </w:t>
      </w:r>
    </w:p>
    <w:p w:rsidR="00000000" w:rsidDel="00000000" w:rsidP="00000000" w:rsidRDefault="00000000" w:rsidRPr="00000000" w14:paraId="0000030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Aubrey Ricks Jr (Fall 1993) "Guru" </w:t>
      </w:r>
    </w:p>
    <w:p w:rsidR="00000000" w:rsidDel="00000000" w:rsidP="00000000" w:rsidRDefault="00000000" w:rsidRPr="00000000" w14:paraId="0000030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(Precursor) Domonic A. Bearfield (Fall.88) "Verbose"</w:t>
      </w:r>
    </w:p>
    <w:p w:rsidR="00000000" w:rsidDel="00000000" w:rsidP="00000000" w:rsidRDefault="00000000" w:rsidRPr="00000000" w14:paraId="0000030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Maurice Odom "Ice Breaker II"</w:t>
      </w:r>
    </w:p>
    <w:p w:rsidR="00000000" w:rsidDel="00000000" w:rsidP="00000000" w:rsidRDefault="00000000" w:rsidRPr="00000000" w14:paraId="0000030C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Dropped Dead and Gone</w:t>
      </w:r>
    </w:p>
    <w:p w:rsidR="00000000" w:rsidDel="00000000" w:rsidP="00000000" w:rsidRDefault="00000000" w:rsidRPr="00000000" w14:paraId="0000030D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Roland Adams "Wolverine II"</w:t>
      </w:r>
    </w:p>
    <w:p w:rsidR="00000000" w:rsidDel="00000000" w:rsidP="00000000" w:rsidRDefault="00000000" w:rsidRPr="00000000" w14:paraId="0000030E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Jason Compton "Bigg Poppa"</w:t>
      </w:r>
    </w:p>
    <w:p w:rsidR="00000000" w:rsidDel="00000000" w:rsidP="00000000" w:rsidRDefault="00000000" w:rsidRPr="00000000" w14:paraId="0000030F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Austin Jackson "Minister X"</w:t>
      </w:r>
    </w:p>
    <w:p w:rsidR="00000000" w:rsidDel="00000000" w:rsidP="00000000" w:rsidRDefault="00000000" w:rsidRPr="00000000" w14:paraId="00000310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Kirk Callwood "MadLion, Imhotep, &amp; Chief Rocker"</w:t>
      </w:r>
    </w:p>
    <w:p w:rsidR="00000000" w:rsidDel="00000000" w:rsidP="00000000" w:rsidRDefault="00000000" w:rsidRPr="00000000" w14:paraId="00000311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Maurice Hawkins "Mouth O Mighty, Worst Nightmare &amp; Hawk Diesel"</w:t>
      </w:r>
    </w:p>
    <w:p w:rsidR="00000000" w:rsidDel="00000000" w:rsidP="00000000" w:rsidRDefault="00000000" w:rsidRPr="00000000" w14:paraId="00000312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Marvin Collins "Rata-Tat-Tat" (RESIGNED FROM FRATERNITY)</w:t>
      </w:r>
    </w:p>
    <w:p w:rsidR="00000000" w:rsidDel="00000000" w:rsidP="00000000" w:rsidRDefault="00000000" w:rsidRPr="00000000" w14:paraId="00000313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#9 Zeno Hines "High Stepper"</w:t>
      </w:r>
    </w:p>
    <w:p w:rsidR="00000000" w:rsidDel="00000000" w:rsidP="00000000" w:rsidRDefault="00000000" w:rsidRPr="00000000" w14:paraId="00000314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#10 Lorenzo Briggs "Fall Guy"</w:t>
      </w:r>
    </w:p>
    <w:p w:rsidR="00000000" w:rsidDel="00000000" w:rsidP="00000000" w:rsidRDefault="00000000" w:rsidRPr="00000000" w14:paraId="00000315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#11 Travis Ames "Cohesion"</w:t>
      </w:r>
    </w:p>
    <w:p w:rsidR="00000000" w:rsidDel="00000000" w:rsidP="00000000" w:rsidRDefault="00000000" w:rsidRPr="00000000" w14:paraId="0000031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#12 Anthony Brown "911"</w:t>
      </w:r>
    </w:p>
    <w:p w:rsidR="00000000" w:rsidDel="00000000" w:rsidP="00000000" w:rsidRDefault="00000000" w:rsidRPr="00000000" w14:paraId="00000317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#13 DeShawn Anderson "Line Backer"</w:t>
      </w:r>
    </w:p>
    <w:p w:rsidR="00000000" w:rsidDel="00000000" w:rsidP="00000000" w:rsidRDefault="00000000" w:rsidRPr="00000000" w14:paraId="00000318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#14 Corey Jackson "The Chief"</w:t>
      </w:r>
    </w:p>
    <w:p w:rsidR="00000000" w:rsidDel="00000000" w:rsidP="00000000" w:rsidRDefault="00000000" w:rsidRPr="00000000" w14:paraId="0000031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#15 Eugene Ward "Disclosure"</w:t>
      </w:r>
    </w:p>
    <w:p w:rsidR="00000000" w:rsidDel="00000000" w:rsidP="00000000" w:rsidRDefault="00000000" w:rsidRPr="00000000" w14:paraId="0000031A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#16 Frank Manley "The Keeper”</w:t>
      </w:r>
    </w:p>
    <w:p w:rsidR="00000000" w:rsidDel="00000000" w:rsidP="00000000" w:rsidRDefault="00000000" w:rsidRPr="00000000" w14:paraId="0000031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December 9, 1995 6:06:06pm</w:t>
      </w:r>
    </w:p>
    <w:p w:rsidR="00000000" w:rsidDel="00000000" w:rsidP="00000000" w:rsidRDefault="00000000" w:rsidRPr="00000000" w14:paraId="0000031D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Fall 1993</w:t>
      </w:r>
    </w:p>
    <w:p w:rsidR="00000000" w:rsidDel="00000000" w:rsidP="00000000" w:rsidRDefault="00000000" w:rsidRPr="00000000" w14:paraId="0000031E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(The Wallbreakers)</w:t>
      </w:r>
    </w:p>
    <w:p w:rsidR="00000000" w:rsidDel="00000000" w:rsidP="00000000" w:rsidRDefault="00000000" w:rsidRPr="00000000" w14:paraId="0000031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Jarrell Watson {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Mu Pi Chapter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}</w:t>
      </w:r>
    </w:p>
    <w:p w:rsidR="00000000" w:rsidDel="00000000" w:rsidP="00000000" w:rsidRDefault="00000000" w:rsidRPr="00000000" w14:paraId="0000032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Demetris Milbourne (Fall 1992) "Ruff, Rugged, and Raw" ADP</w:t>
      </w:r>
    </w:p>
    <w:p w:rsidR="00000000" w:rsidDel="00000000" w:rsidP="00000000" w:rsidRDefault="00000000" w:rsidRPr="00000000" w14:paraId="0000032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Tracy Stokes "Choir Boy"</w:t>
      </w:r>
    </w:p>
    <w:p w:rsidR="00000000" w:rsidDel="00000000" w:rsidP="00000000" w:rsidRDefault="00000000" w:rsidRPr="00000000" w14:paraId="00000324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Dana Tynes "Ice Breaker"</w:t>
      </w:r>
    </w:p>
    <w:p w:rsidR="00000000" w:rsidDel="00000000" w:rsidP="00000000" w:rsidRDefault="00000000" w:rsidRPr="00000000" w14:paraId="00000325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Quinton Moss "Ambassador"</w:t>
      </w:r>
    </w:p>
    <w:p w:rsidR="00000000" w:rsidDel="00000000" w:rsidP="00000000" w:rsidRDefault="00000000" w:rsidRPr="00000000" w14:paraId="0000032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Samuel Jones "Confusion"</w:t>
      </w:r>
    </w:p>
    <w:p w:rsidR="00000000" w:rsidDel="00000000" w:rsidP="00000000" w:rsidRDefault="00000000" w:rsidRPr="00000000" w14:paraId="00000327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Aubrey Ricks "Double Vision"</w:t>
      </w:r>
    </w:p>
    <w:p w:rsidR="00000000" w:rsidDel="00000000" w:rsidP="00000000" w:rsidRDefault="00000000" w:rsidRPr="00000000" w14:paraId="00000328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Jeffrey Dortch "The Surgeon"</w:t>
      </w:r>
    </w:p>
    <w:p w:rsidR="00000000" w:rsidDel="00000000" w:rsidP="00000000" w:rsidRDefault="00000000" w:rsidRPr="00000000" w14:paraId="0000032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Robert Stokes "Curfew"</w:t>
      </w:r>
    </w:p>
    <w:p w:rsidR="00000000" w:rsidDel="00000000" w:rsidP="00000000" w:rsidRDefault="00000000" w:rsidRPr="00000000" w14:paraId="0000032A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Derrick Blair "Smooth"</w:t>
      </w:r>
    </w:p>
    <w:p w:rsidR="00000000" w:rsidDel="00000000" w:rsidP="00000000" w:rsidRDefault="00000000" w:rsidRPr="00000000" w14:paraId="0000032B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#9 Quincy Stewart "Batman"</w:t>
      </w:r>
    </w:p>
    <w:p w:rsidR="00000000" w:rsidDel="00000000" w:rsidP="00000000" w:rsidRDefault="00000000" w:rsidRPr="00000000" w14:paraId="0000032C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#10 Reginald Bush "Sexual Chocolate"</w:t>
      </w:r>
    </w:p>
    <w:p w:rsidR="00000000" w:rsidDel="00000000" w:rsidP="00000000" w:rsidRDefault="00000000" w:rsidRPr="00000000" w14:paraId="0000032D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#11 Franklin Blackmon "Officer &amp; a Gentleman"</w:t>
      </w:r>
    </w:p>
    <w:p w:rsidR="00000000" w:rsidDel="00000000" w:rsidP="00000000" w:rsidRDefault="00000000" w:rsidRPr="00000000" w14:paraId="0000032E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#12 John McNeill "Joker Duce"</w:t>
      </w:r>
    </w:p>
    <w:p w:rsidR="00000000" w:rsidDel="00000000" w:rsidP="00000000" w:rsidRDefault="00000000" w:rsidRPr="00000000" w14:paraId="0000032F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#13 Armando Wyatt "Debonair"</w:t>
      </w:r>
    </w:p>
    <w:p w:rsidR="00000000" w:rsidDel="00000000" w:rsidP="00000000" w:rsidRDefault="00000000" w:rsidRPr="00000000" w14:paraId="00000330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#14 Thomas Meyers "I-95"</w:t>
      </w:r>
    </w:p>
    <w:p w:rsidR="00000000" w:rsidDel="00000000" w:rsidP="00000000" w:rsidRDefault="00000000" w:rsidRPr="00000000" w14:paraId="0000033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November 5, 1993 TIME</w:t>
      </w:r>
    </w:p>
    <w:p w:rsidR="00000000" w:rsidDel="00000000" w:rsidP="00000000" w:rsidRDefault="00000000" w:rsidRPr="00000000" w14:paraId="00000336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Fall 1992</w:t>
      </w:r>
    </w:p>
    <w:p w:rsidR="00000000" w:rsidDel="00000000" w:rsidP="00000000" w:rsidRDefault="00000000" w:rsidRPr="00000000" w14:paraId="00000337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(X – Men) </w:t>
      </w:r>
    </w:p>
    <w:p w:rsidR="00000000" w:rsidDel="00000000" w:rsidP="00000000" w:rsidRDefault="00000000" w:rsidRPr="00000000" w14:paraId="00000338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(The Dirty Dozen)</w:t>
      </w:r>
    </w:p>
    <w:p w:rsidR="00000000" w:rsidDel="00000000" w:rsidP="00000000" w:rsidRDefault="00000000" w:rsidRPr="00000000" w14:paraId="00000339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(Most Honorable and Noble) Clarence Bishop (Spring 1990) "Fred Flinstone" </w:t>
      </w:r>
    </w:p>
    <w:p w:rsidR="00000000" w:rsidDel="00000000" w:rsidP="00000000" w:rsidRDefault="00000000" w:rsidRPr="00000000" w14:paraId="0000033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(ADP) Erwin Garcia (Fall 1988) "Juggernaut" </w:t>
      </w:r>
    </w:p>
    <w:p w:rsidR="00000000" w:rsidDel="00000000" w:rsidP="00000000" w:rsidRDefault="00000000" w:rsidRPr="00000000" w14:paraId="0000033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Raleigh Harsley "Bishop"</w:t>
      </w:r>
    </w:p>
    <w:p w:rsidR="00000000" w:rsidDel="00000000" w:rsidP="00000000" w:rsidRDefault="00000000" w:rsidRPr="00000000" w14:paraId="0000033E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Reggie Ford "Wolverine"</w:t>
      </w:r>
    </w:p>
    <w:p w:rsidR="00000000" w:rsidDel="00000000" w:rsidP="00000000" w:rsidRDefault="00000000" w:rsidRPr="00000000" w14:paraId="0000033F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Michael Johns "Gambler"</w:t>
      </w:r>
    </w:p>
    <w:p w:rsidR="00000000" w:rsidDel="00000000" w:rsidP="00000000" w:rsidRDefault="00000000" w:rsidRPr="00000000" w14:paraId="00000340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Stacey Gillus "Infinity"</w:t>
      </w:r>
    </w:p>
    <w:p w:rsidR="00000000" w:rsidDel="00000000" w:rsidP="00000000" w:rsidRDefault="00000000" w:rsidRPr="00000000" w14:paraId="00000341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Goddard Robinson "Hurricane"</w:t>
      </w:r>
    </w:p>
    <w:p w:rsidR="00000000" w:rsidDel="00000000" w:rsidP="00000000" w:rsidRDefault="00000000" w:rsidRPr="00000000" w14:paraId="00000342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Randy Cooper "Warpath"</w:t>
      </w:r>
    </w:p>
    <w:p w:rsidR="00000000" w:rsidDel="00000000" w:rsidP="00000000" w:rsidRDefault="00000000" w:rsidRPr="00000000" w14:paraId="00000343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Elias "OX" Oxdien III "The Mac Perfolus"</w:t>
      </w:r>
    </w:p>
    <w:p w:rsidR="00000000" w:rsidDel="00000000" w:rsidP="00000000" w:rsidRDefault="00000000" w:rsidRPr="00000000" w14:paraId="00000344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Alvin Wilson II "Bleek"</w:t>
      </w:r>
    </w:p>
    <w:p w:rsidR="00000000" w:rsidDel="00000000" w:rsidP="00000000" w:rsidRDefault="00000000" w:rsidRPr="00000000" w14:paraId="00000345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#9Adonis Mason "Thor"</w:t>
      </w:r>
    </w:p>
    <w:p w:rsidR="00000000" w:rsidDel="00000000" w:rsidP="00000000" w:rsidRDefault="00000000" w:rsidRPr="00000000" w14:paraId="0000034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#10 Clifford Davis "Godfather"</w:t>
      </w:r>
    </w:p>
    <w:p w:rsidR="00000000" w:rsidDel="00000000" w:rsidP="00000000" w:rsidRDefault="00000000" w:rsidRPr="00000000" w14:paraId="00000347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#11 Joe L. Mason Jr. "Mr. Loverman"</w:t>
      </w:r>
    </w:p>
    <w:p w:rsidR="00000000" w:rsidDel="00000000" w:rsidP="00000000" w:rsidRDefault="00000000" w:rsidRPr="00000000" w14:paraId="00000348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#12 Demetris Milbourne “Ruff, Rugged and Raw”</w:t>
      </w:r>
    </w:p>
    <w:p w:rsidR="00000000" w:rsidDel="00000000" w:rsidP="00000000" w:rsidRDefault="00000000" w:rsidRPr="00000000" w14:paraId="0000034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October 31, 1992 6:06:06am</w:t>
      </w:r>
    </w:p>
    <w:p w:rsidR="00000000" w:rsidDel="00000000" w:rsidP="00000000" w:rsidRDefault="00000000" w:rsidRPr="00000000" w14:paraId="0000034F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1991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(New Jack Swing)</w:t>
      </w:r>
    </w:p>
    <w:p w:rsidR="00000000" w:rsidDel="00000000" w:rsidP="00000000" w:rsidRDefault="00000000" w:rsidRPr="00000000" w14:paraId="0000035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Anthony "Slap" Jackson (Fall 1988) "Invictus" (most Honorable and Noble)</w:t>
      </w:r>
    </w:p>
    <w:p w:rsidR="00000000" w:rsidDel="00000000" w:rsidP="00000000" w:rsidRDefault="00000000" w:rsidRPr="00000000" w14:paraId="0000035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Rendell Green (Spring 1990) "Chinaman" ADP</w:t>
      </w:r>
    </w:p>
    <w:p w:rsidR="00000000" w:rsidDel="00000000" w:rsidP="00000000" w:rsidRDefault="00000000" w:rsidRPr="00000000" w14:paraId="0000035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Emmanull "Nate" Thomas "Little Caesar"</w:t>
      </w:r>
    </w:p>
    <w:p w:rsidR="00000000" w:rsidDel="00000000" w:rsidP="00000000" w:rsidRDefault="00000000" w:rsidRPr="00000000" w14:paraId="0000035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Allison "Bad Joe" Trotman "Little Big Man"</w:t>
      </w:r>
    </w:p>
    <w:p w:rsidR="00000000" w:rsidDel="00000000" w:rsidP="00000000" w:rsidRDefault="00000000" w:rsidRPr="00000000" w14:paraId="0000035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Shoan Harper "Wonder Twin #1"</w:t>
      </w:r>
    </w:p>
    <w:p w:rsidR="00000000" w:rsidDel="00000000" w:rsidP="00000000" w:rsidRDefault="00000000" w:rsidRPr="00000000" w14:paraId="0000035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Lavon Harper "Wonder Twin #2"</w:t>
      </w:r>
    </w:p>
    <w:p w:rsidR="00000000" w:rsidDel="00000000" w:rsidP="00000000" w:rsidRDefault="00000000" w:rsidRPr="00000000" w14:paraId="0000035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Corey D. Walker "Total Package"</w:t>
      </w:r>
    </w:p>
    <w:p w:rsidR="00000000" w:rsidDel="00000000" w:rsidP="00000000" w:rsidRDefault="00000000" w:rsidRPr="00000000" w14:paraId="0000035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Robert Perkins "Grumpy"</w:t>
      </w:r>
    </w:p>
    <w:p w:rsidR="00000000" w:rsidDel="00000000" w:rsidP="00000000" w:rsidRDefault="00000000" w:rsidRPr="00000000" w14:paraId="0000035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James Dance "Hollywood"</w:t>
      </w:r>
    </w:p>
    <w:p w:rsidR="00000000" w:rsidDel="00000000" w:rsidP="00000000" w:rsidRDefault="00000000" w:rsidRPr="00000000" w14:paraId="0000035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Henry Morris "Sir Henry"</w:t>
      </w:r>
    </w:p>
    <w:p w:rsidR="00000000" w:rsidDel="00000000" w:rsidP="00000000" w:rsidRDefault="00000000" w:rsidRPr="00000000" w14:paraId="0000035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#9 Antonio Brown "Merlin"</w:t>
      </w:r>
    </w:p>
    <w:p w:rsidR="00000000" w:rsidDel="00000000" w:rsidP="00000000" w:rsidRDefault="00000000" w:rsidRPr="00000000" w14:paraId="0000035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#10 Ernest Ellis "Quiet Storm"</w:t>
      </w:r>
    </w:p>
    <w:p w:rsidR="00000000" w:rsidDel="00000000" w:rsidP="00000000" w:rsidRDefault="00000000" w:rsidRPr="00000000" w14:paraId="0000035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#11 Tyrone "Tye" Gillins "Iceman"</w:t>
      </w:r>
    </w:p>
    <w:p w:rsidR="00000000" w:rsidDel="00000000" w:rsidP="00000000" w:rsidRDefault="00000000" w:rsidRPr="00000000" w14:paraId="0000036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#12 Dennis Spady "Honner"</w:t>
      </w:r>
    </w:p>
    <w:p w:rsidR="00000000" w:rsidDel="00000000" w:rsidP="00000000" w:rsidRDefault="00000000" w:rsidRPr="00000000" w14:paraId="0000036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#13 Benedict Spady "K-Sweat"</w:t>
      </w:r>
    </w:p>
    <w:p w:rsidR="00000000" w:rsidDel="00000000" w:rsidP="00000000" w:rsidRDefault="00000000" w:rsidRPr="00000000" w14:paraId="0000036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#14 James "Bobby" Smith "B-Love"</w:t>
      </w:r>
    </w:p>
    <w:p w:rsidR="00000000" w:rsidDel="00000000" w:rsidP="00000000" w:rsidRDefault="00000000" w:rsidRPr="00000000" w14:paraId="0000036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#15 Anthony Simmons "Smooth and Debonaire"</w:t>
      </w:r>
    </w:p>
    <w:p w:rsidR="00000000" w:rsidDel="00000000" w:rsidP="00000000" w:rsidRDefault="00000000" w:rsidRPr="00000000" w14:paraId="0000036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#16 Jonathan Banks "Vision"</w:t>
      </w:r>
    </w:p>
    <w:p w:rsidR="00000000" w:rsidDel="00000000" w:rsidP="00000000" w:rsidRDefault="00000000" w:rsidRPr="00000000" w14:paraId="0000036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#17 Bryan D. Cuffee "Dirty Pierre III"</w:t>
      </w:r>
    </w:p>
    <w:p w:rsidR="00000000" w:rsidDel="00000000" w:rsidP="00000000" w:rsidRDefault="00000000" w:rsidRPr="00000000" w14:paraId="0000036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March 23, 1991 3:06:06pm</w:t>
      </w:r>
    </w:p>
    <w:p w:rsidR="00000000" w:rsidDel="00000000" w:rsidP="00000000" w:rsidRDefault="00000000" w:rsidRPr="00000000" w14:paraId="00000368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1990</w:t>
      </w:r>
    </w:p>
    <w:p w:rsidR="00000000" w:rsidDel="00000000" w:rsidP="00000000" w:rsidRDefault="00000000" w:rsidRPr="00000000" w14:paraId="00000369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NEXUS</w:t>
      </w:r>
    </w:p>
    <w:p w:rsidR="00000000" w:rsidDel="00000000" w:rsidP="00000000" w:rsidRDefault="00000000" w:rsidRPr="00000000" w14:paraId="0000036A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Lester L. Arnold (Fall 1987) "LA Law" (most Honorable and Noble) </w:t>
      </w:r>
    </w:p>
    <w:p w:rsidR="00000000" w:rsidDel="00000000" w:rsidP="00000000" w:rsidRDefault="00000000" w:rsidRPr="00000000" w14:paraId="0000036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Jonathan Beckett (Fall 1988) "Old Man" ADP</w:t>
      </w:r>
    </w:p>
    <w:p w:rsidR="00000000" w:rsidDel="00000000" w:rsidP="00000000" w:rsidRDefault="00000000" w:rsidRPr="00000000" w14:paraId="0000036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Shelly Thomas "Time Keeper"</w:t>
      </w:r>
    </w:p>
    <w:p w:rsidR="00000000" w:rsidDel="00000000" w:rsidP="00000000" w:rsidRDefault="00000000" w:rsidRPr="00000000" w14:paraId="0000036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Rendell Green "Chinaman"</w:t>
      </w:r>
    </w:p>
    <w:p w:rsidR="00000000" w:rsidDel="00000000" w:rsidP="00000000" w:rsidRDefault="00000000" w:rsidRPr="00000000" w14:paraId="0000037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Desmond Prillamen "MLK"</w:t>
      </w:r>
    </w:p>
    <w:p w:rsidR="00000000" w:rsidDel="00000000" w:rsidP="00000000" w:rsidRDefault="00000000" w:rsidRPr="00000000" w14:paraId="0000037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Jeff Norfleet "Politician"</w:t>
      </w:r>
    </w:p>
    <w:p w:rsidR="00000000" w:rsidDel="00000000" w:rsidP="00000000" w:rsidRDefault="00000000" w:rsidRPr="00000000" w14:paraId="0000037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Rod Morris "Mardi Gras"</w:t>
      </w:r>
    </w:p>
    <w:p w:rsidR="00000000" w:rsidDel="00000000" w:rsidP="00000000" w:rsidRDefault="00000000" w:rsidRPr="00000000" w14:paraId="0000037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William (BJ) Jones "Pit Bull"</w:t>
      </w:r>
    </w:p>
    <w:p w:rsidR="00000000" w:rsidDel="00000000" w:rsidP="00000000" w:rsidRDefault="00000000" w:rsidRPr="00000000" w14:paraId="0000037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Clarence (Broozer) Bishop "Fred Flintstone"</w:t>
      </w:r>
    </w:p>
    <w:p w:rsidR="00000000" w:rsidDel="00000000" w:rsidP="00000000" w:rsidRDefault="00000000" w:rsidRPr="00000000" w14:paraId="0000037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Timothy D. Goler "Eight Ball"</w:t>
      </w:r>
    </w:p>
    <w:p w:rsidR="00000000" w:rsidDel="00000000" w:rsidP="00000000" w:rsidRDefault="00000000" w:rsidRPr="00000000" w14:paraId="0000037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#9 Calvin Logan "M.C. Poet"</w:t>
      </w:r>
    </w:p>
    <w:p w:rsidR="00000000" w:rsidDel="00000000" w:rsidP="00000000" w:rsidRDefault="00000000" w:rsidRPr="00000000" w14:paraId="0000037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#10 Nathan "Lumpy" Lumpkin "Beach Bum"</w:t>
      </w:r>
    </w:p>
    <w:p w:rsidR="00000000" w:rsidDel="00000000" w:rsidP="00000000" w:rsidRDefault="00000000" w:rsidRPr="00000000" w14:paraId="0000037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#11 Arthur Smith "Astro"</w:t>
      </w:r>
    </w:p>
    <w:p w:rsidR="00000000" w:rsidDel="00000000" w:rsidP="00000000" w:rsidRDefault="00000000" w:rsidRPr="00000000" w14:paraId="0000037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#12 David Lewis "Backdoor"</w:t>
      </w:r>
    </w:p>
    <w:p w:rsidR="00000000" w:rsidDel="00000000" w:rsidP="00000000" w:rsidRDefault="00000000" w:rsidRPr="00000000" w14:paraId="0000037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April 7</w:t>
      </w:r>
      <w:r w:rsidDel="00000000" w:rsidR="00000000" w:rsidRPr="00000000">
        <w:rPr>
          <w:rFonts w:ascii="Century Gothic" w:cs="Century Gothic" w:eastAsia="Century Gothic" w:hAnsi="Century Gothic"/>
          <w:vertAlign w:val="superscript"/>
          <w:rtl w:val="0"/>
        </w:rPr>
        <w:t xml:space="preserve">th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1990 8:07:06pm</w:t>
      </w:r>
    </w:p>
    <w:p w:rsidR="00000000" w:rsidDel="00000000" w:rsidP="00000000" w:rsidRDefault="00000000" w:rsidRPr="00000000" w14:paraId="00000381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Fall 1988</w:t>
      </w:r>
    </w:p>
    <w:p w:rsidR="00000000" w:rsidDel="00000000" w:rsidP="00000000" w:rsidRDefault="00000000" w:rsidRPr="00000000" w14:paraId="00000382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THE UNTOUCHABLES</w:t>
      </w:r>
    </w:p>
    <w:p w:rsidR="00000000" w:rsidDel="00000000" w:rsidP="00000000" w:rsidRDefault="00000000" w:rsidRPr="00000000" w14:paraId="0000038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Grant H. Coleman III (Fall 1987) "Dirty Pierre II" (most Honorable and Noble)</w:t>
      </w:r>
    </w:p>
    <w:p w:rsidR="00000000" w:rsidDel="00000000" w:rsidP="00000000" w:rsidRDefault="00000000" w:rsidRPr="00000000" w14:paraId="0000038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Kevin M. Holmes (Fall 1987) "Boy Wonder" ADP</w:t>
      </w:r>
    </w:p>
    <w:p w:rsidR="00000000" w:rsidDel="00000000" w:rsidP="00000000" w:rsidRDefault="00000000" w:rsidRPr="00000000" w14:paraId="0000038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John W. Newsome III "Spark Plug"</w:t>
      </w:r>
    </w:p>
    <w:p w:rsidR="00000000" w:rsidDel="00000000" w:rsidP="00000000" w:rsidRDefault="00000000" w:rsidRPr="00000000" w14:paraId="0000038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Marcus Logan "Mouse"</w:t>
      </w:r>
    </w:p>
    <w:p w:rsidR="00000000" w:rsidDel="00000000" w:rsidP="00000000" w:rsidRDefault="00000000" w:rsidRPr="00000000" w14:paraId="0000038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Erwin Garcia "Juggernaut"</w:t>
      </w:r>
    </w:p>
    <w:p w:rsidR="00000000" w:rsidDel="00000000" w:rsidP="00000000" w:rsidRDefault="00000000" w:rsidRPr="00000000" w14:paraId="0000038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Arthur (Artie) Jarrett Jr. "Q - Bert"</w:t>
      </w:r>
    </w:p>
    <w:p w:rsidR="00000000" w:rsidDel="00000000" w:rsidP="00000000" w:rsidRDefault="00000000" w:rsidRPr="00000000" w14:paraId="0000038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Victor (Vic) Patterson "Sleepy"</w:t>
      </w:r>
    </w:p>
    <w:p w:rsidR="00000000" w:rsidDel="00000000" w:rsidP="00000000" w:rsidRDefault="00000000" w:rsidRPr="00000000" w14:paraId="0000038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Dropped Dead and Gone</w:t>
      </w:r>
    </w:p>
    <w:p w:rsidR="00000000" w:rsidDel="00000000" w:rsidP="00000000" w:rsidRDefault="00000000" w:rsidRPr="00000000" w14:paraId="0000038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Anthony (Slap) M. Jackson "Invictus"</w:t>
      </w:r>
    </w:p>
    <w:p w:rsidR="00000000" w:rsidDel="00000000" w:rsidP="00000000" w:rsidRDefault="00000000" w:rsidRPr="00000000" w14:paraId="0000038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Jonathan Beckett "Old Man"</w:t>
      </w:r>
    </w:p>
    <w:p w:rsidR="00000000" w:rsidDel="00000000" w:rsidP="00000000" w:rsidRDefault="00000000" w:rsidRPr="00000000" w14:paraId="0000038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#9 Domonic A. Bearfield  "Verbose"</w:t>
      </w:r>
    </w:p>
    <w:p w:rsidR="00000000" w:rsidDel="00000000" w:rsidP="00000000" w:rsidRDefault="00000000" w:rsidRPr="00000000" w14:paraId="0000039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#10 Joshua Aycott "Sampson"</w:t>
      </w:r>
    </w:p>
    <w:p w:rsidR="00000000" w:rsidDel="00000000" w:rsidP="00000000" w:rsidRDefault="00000000" w:rsidRPr="00000000" w14:paraId="0000039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#11 Darrell Beale "Dollar Bill"</w:t>
      </w:r>
    </w:p>
    <w:p w:rsidR="00000000" w:rsidDel="00000000" w:rsidP="00000000" w:rsidRDefault="00000000" w:rsidRPr="00000000" w14:paraId="0000039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#12 Bradford (Brad) Hardy "Heavy D II"</w:t>
      </w:r>
    </w:p>
    <w:p w:rsidR="00000000" w:rsidDel="00000000" w:rsidP="00000000" w:rsidRDefault="00000000" w:rsidRPr="00000000" w14:paraId="0000039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#13 Ronald (Ron) Harris "Skeletor II"</w:t>
      </w:r>
    </w:p>
    <w:p w:rsidR="00000000" w:rsidDel="00000000" w:rsidP="00000000" w:rsidRDefault="00000000" w:rsidRPr="00000000" w14:paraId="0000039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November 13, 1988 9:06:06pm</w:t>
      </w:r>
    </w:p>
    <w:p w:rsidR="00000000" w:rsidDel="00000000" w:rsidP="00000000" w:rsidRDefault="00000000" w:rsidRPr="00000000" w14:paraId="0000039A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Fall 1987</w:t>
      </w:r>
    </w:p>
    <w:p w:rsidR="00000000" w:rsidDel="00000000" w:rsidP="00000000" w:rsidRDefault="00000000" w:rsidRPr="00000000" w14:paraId="0000039B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NOMIEN DUBIUM (NINE THE HARD WAY)</w:t>
      </w:r>
    </w:p>
    <w:p w:rsidR="00000000" w:rsidDel="00000000" w:rsidP="00000000" w:rsidRDefault="00000000" w:rsidRPr="00000000" w14:paraId="0000039C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James Diggs (Spring 1983) "Total Chaos" (most Honorable and Noble)</w:t>
      </w:r>
    </w:p>
    <w:p w:rsidR="00000000" w:rsidDel="00000000" w:rsidP="00000000" w:rsidRDefault="00000000" w:rsidRPr="00000000" w14:paraId="0000039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James Banks (Fall 1984) “LINE NAME” ADP</w:t>
      </w:r>
    </w:p>
    <w:p w:rsidR="00000000" w:rsidDel="00000000" w:rsidP="00000000" w:rsidRDefault="00000000" w:rsidRPr="00000000" w14:paraId="0000039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Charles H. Brinkley "FYI "</w:t>
      </w:r>
    </w:p>
    <w:p w:rsidR="00000000" w:rsidDel="00000000" w:rsidP="00000000" w:rsidRDefault="00000000" w:rsidRPr="00000000" w14:paraId="000003A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Juandiego R. Wade "Heavy D"</w:t>
      </w:r>
    </w:p>
    <w:p w:rsidR="00000000" w:rsidDel="00000000" w:rsidP="00000000" w:rsidRDefault="00000000" w:rsidRPr="00000000" w14:paraId="000003A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Russell Stewart "Mission Impossible"</w:t>
      </w:r>
    </w:p>
    <w:p w:rsidR="00000000" w:rsidDel="00000000" w:rsidP="00000000" w:rsidRDefault="00000000" w:rsidRPr="00000000" w14:paraId="000003A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Grant H. Coleman III "Dirty Pierre II &amp; Gibraltar"</w:t>
      </w:r>
    </w:p>
    <w:p w:rsidR="00000000" w:rsidDel="00000000" w:rsidP="00000000" w:rsidRDefault="00000000" w:rsidRPr="00000000" w14:paraId="000003A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Mark S. Askew "Entrepreneur"</w:t>
      </w:r>
    </w:p>
    <w:p w:rsidR="00000000" w:rsidDel="00000000" w:rsidP="00000000" w:rsidRDefault="00000000" w:rsidRPr="00000000" w14:paraId="000003A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Kevin M. Holmes "Boy Wonder"</w:t>
      </w:r>
    </w:p>
    <w:p w:rsidR="00000000" w:rsidDel="00000000" w:rsidP="00000000" w:rsidRDefault="00000000" w:rsidRPr="00000000" w14:paraId="000003A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Warren Fowler "Cro"</w:t>
      </w:r>
    </w:p>
    <w:p w:rsidR="00000000" w:rsidDel="00000000" w:rsidP="00000000" w:rsidRDefault="00000000" w:rsidRPr="00000000" w14:paraId="000003A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Lester L. Arnold "Deputy Dawg &amp; LA Law"</w:t>
      </w:r>
    </w:p>
    <w:p w:rsidR="00000000" w:rsidDel="00000000" w:rsidP="00000000" w:rsidRDefault="00000000" w:rsidRPr="00000000" w14:paraId="000003A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#9 Ollie Elazier "Skeletor"</w:t>
      </w:r>
    </w:p>
    <w:p w:rsidR="00000000" w:rsidDel="00000000" w:rsidP="00000000" w:rsidRDefault="00000000" w:rsidRPr="00000000" w14:paraId="000003A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November 17, 1987 10:07:06pm</w:t>
      </w:r>
    </w:p>
    <w:p w:rsidR="00000000" w:rsidDel="00000000" w:rsidP="00000000" w:rsidRDefault="00000000" w:rsidRPr="00000000" w14:paraId="000003B3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1986</w:t>
      </w:r>
    </w:p>
    <w:p w:rsidR="00000000" w:rsidDel="00000000" w:rsidP="00000000" w:rsidRDefault="00000000" w:rsidRPr="00000000" w14:paraId="000003B4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CONTRAS</w:t>
      </w:r>
    </w:p>
    <w:p w:rsidR="00000000" w:rsidDel="00000000" w:rsidP="00000000" w:rsidRDefault="00000000" w:rsidRPr="00000000" w14:paraId="000003B5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Reginald Black (YEAR CROSSED) “LINE NAME” (most Honorable and Noble)</w:t>
      </w:r>
    </w:p>
    <w:p w:rsidR="00000000" w:rsidDel="00000000" w:rsidP="00000000" w:rsidRDefault="00000000" w:rsidRPr="00000000" w14:paraId="000003B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Greg Willis (Fall 1984) “Gizmo” ADP</w:t>
      </w:r>
    </w:p>
    <w:p w:rsidR="00000000" w:rsidDel="00000000" w:rsidP="00000000" w:rsidRDefault="00000000" w:rsidRPr="00000000" w14:paraId="000003B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Perry Seawright</w:t>
      </w:r>
    </w:p>
    <w:p w:rsidR="00000000" w:rsidDel="00000000" w:rsidP="00000000" w:rsidRDefault="00000000" w:rsidRPr="00000000" w14:paraId="000003B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Terry James Staten "Khadafy"</w:t>
      </w:r>
    </w:p>
    <w:p w:rsidR="00000000" w:rsidDel="00000000" w:rsidP="00000000" w:rsidRDefault="00000000" w:rsidRPr="00000000" w14:paraId="000003B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Dwayne (Pop) Tillman "Black Panther"</w:t>
      </w:r>
    </w:p>
    <w:p w:rsidR="00000000" w:rsidDel="00000000" w:rsidP="00000000" w:rsidRDefault="00000000" w:rsidRPr="00000000" w14:paraId="000003B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Dwight Rawlins "Castro"</w:t>
      </w:r>
    </w:p>
    <w:p w:rsidR="00000000" w:rsidDel="00000000" w:rsidP="00000000" w:rsidRDefault="00000000" w:rsidRPr="00000000" w14:paraId="000003B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Aarion Durante' Benton "Khomeini"</w:t>
      </w:r>
    </w:p>
    <w:p w:rsidR="00000000" w:rsidDel="00000000" w:rsidP="00000000" w:rsidRDefault="00000000" w:rsidRPr="00000000" w14:paraId="000003B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Ricardo M. Daniels "Idi-Amin"</w:t>
      </w:r>
    </w:p>
    <w:p w:rsidR="00000000" w:rsidDel="00000000" w:rsidP="00000000" w:rsidRDefault="00000000" w:rsidRPr="00000000" w14:paraId="000003B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Benjamin (Bennie) Spady III "Mario"</w:t>
      </w:r>
    </w:p>
    <w:p w:rsidR="00000000" w:rsidDel="00000000" w:rsidP="00000000" w:rsidRDefault="00000000" w:rsidRPr="00000000" w14:paraId="000003C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Anthony K. Butler</w:t>
      </w:r>
    </w:p>
    <w:p w:rsidR="00000000" w:rsidDel="00000000" w:rsidP="00000000" w:rsidRDefault="00000000" w:rsidRPr="00000000" w14:paraId="000003C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August 29, 1986 9:00:06pm</w:t>
      </w:r>
    </w:p>
    <w:p w:rsidR="00000000" w:rsidDel="00000000" w:rsidP="00000000" w:rsidRDefault="00000000" w:rsidRPr="00000000" w14:paraId="000003CC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1985</w:t>
      </w:r>
    </w:p>
    <w:p w:rsidR="00000000" w:rsidDel="00000000" w:rsidP="00000000" w:rsidRDefault="00000000" w:rsidRPr="00000000" w14:paraId="000003CD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PANDAVA BROTHERS (EGYPTIAN GODS)</w:t>
      </w:r>
    </w:p>
    <w:p w:rsidR="00000000" w:rsidDel="00000000" w:rsidP="00000000" w:rsidRDefault="00000000" w:rsidRPr="00000000" w14:paraId="000003CE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Brian White (YEAR CROSSED) “LINE NAME” (most Honorable and Noble)</w:t>
      </w:r>
    </w:p>
    <w:p w:rsidR="00000000" w:rsidDel="00000000" w:rsidP="00000000" w:rsidRDefault="00000000" w:rsidRPr="00000000" w14:paraId="000003D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Trevin Jones (Fall 1983) "Mellow Madness" ADP</w:t>
      </w:r>
    </w:p>
    <w:p w:rsidR="00000000" w:rsidDel="00000000" w:rsidP="00000000" w:rsidRDefault="00000000" w:rsidRPr="00000000" w14:paraId="000003D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Al Lawson</w:t>
      </w:r>
    </w:p>
    <w:p w:rsidR="00000000" w:rsidDel="00000000" w:rsidP="00000000" w:rsidRDefault="00000000" w:rsidRPr="00000000" w14:paraId="000003D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Glen Murray</w:t>
      </w:r>
    </w:p>
    <w:p w:rsidR="00000000" w:rsidDel="00000000" w:rsidP="00000000" w:rsidRDefault="00000000" w:rsidRPr="00000000" w14:paraId="000003D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Pernell Jordan</w:t>
      </w:r>
    </w:p>
    <w:p w:rsidR="00000000" w:rsidDel="00000000" w:rsidP="00000000" w:rsidRDefault="00000000" w:rsidRPr="00000000" w14:paraId="000003D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Jerome (Bump) Moses </w:t>
      </w:r>
    </w:p>
    <w:p w:rsidR="00000000" w:rsidDel="00000000" w:rsidP="00000000" w:rsidRDefault="00000000" w:rsidRPr="00000000" w14:paraId="000003D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Dropped Dead and Gone</w:t>
      </w:r>
    </w:p>
    <w:p w:rsidR="00000000" w:rsidDel="00000000" w:rsidP="00000000" w:rsidRDefault="00000000" w:rsidRPr="00000000" w14:paraId="000003D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#6 Steven A. Butler "Thoth"</w:t>
      </w:r>
    </w:p>
    <w:p w:rsidR="00000000" w:rsidDel="00000000" w:rsidP="00000000" w:rsidRDefault="00000000" w:rsidRPr="00000000" w14:paraId="000003D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#7 -10 Dropped Dead and Gone</w:t>
      </w:r>
    </w:p>
    <w:p w:rsidR="00000000" w:rsidDel="00000000" w:rsidP="00000000" w:rsidRDefault="00000000" w:rsidRPr="00000000" w14:paraId="000003D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April 14, 1985 8:12:06pm</w:t>
      </w:r>
    </w:p>
    <w:p w:rsidR="00000000" w:rsidDel="00000000" w:rsidP="00000000" w:rsidRDefault="00000000" w:rsidRPr="00000000" w14:paraId="000003E5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Fall 1984</w:t>
      </w:r>
    </w:p>
    <w:p w:rsidR="00000000" w:rsidDel="00000000" w:rsidP="00000000" w:rsidRDefault="00000000" w:rsidRPr="00000000" w14:paraId="000003E6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THE NOMADS</w:t>
      </w:r>
    </w:p>
    <w:p w:rsidR="00000000" w:rsidDel="00000000" w:rsidP="00000000" w:rsidRDefault="00000000" w:rsidRPr="00000000" w14:paraId="000003E7">
      <w:pPr>
        <w:jc w:val="center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Jeffery D. Freeland (Fall 1981) “LINE NAME” (most Honorable and Noble)</w:t>
      </w:r>
    </w:p>
    <w:p w:rsidR="00000000" w:rsidDel="00000000" w:rsidP="00000000" w:rsidRDefault="00000000" w:rsidRPr="00000000" w14:paraId="000003E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Marvin Burch (Fall 1981) “Fahrenheit” ADP</w:t>
      </w:r>
    </w:p>
    <w:p w:rsidR="00000000" w:rsidDel="00000000" w:rsidP="00000000" w:rsidRDefault="00000000" w:rsidRPr="00000000" w14:paraId="000003E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Gregory A. Davis "Tiny Giant"</w:t>
      </w:r>
    </w:p>
    <w:p w:rsidR="00000000" w:rsidDel="00000000" w:rsidP="00000000" w:rsidRDefault="00000000" w:rsidRPr="00000000" w14:paraId="000003E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Dropped Dead and Gone #3 George Freeman</w:t>
      </w:r>
    </w:p>
    <w:p w:rsidR="00000000" w:rsidDel="00000000" w:rsidP="00000000" w:rsidRDefault="00000000" w:rsidRPr="00000000" w14:paraId="000003E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Vincent Mohr "Jason"</w:t>
      </w:r>
    </w:p>
    <w:p w:rsidR="00000000" w:rsidDel="00000000" w:rsidP="00000000" w:rsidRDefault="00000000" w:rsidRPr="00000000" w14:paraId="000003E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John Curtis Small " Smallbusters"</w:t>
      </w:r>
    </w:p>
    <w:p w:rsidR="00000000" w:rsidDel="00000000" w:rsidP="00000000" w:rsidRDefault="00000000" w:rsidRPr="00000000" w14:paraId="000003E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 6 William C. White </w:t>
      </w:r>
    </w:p>
    <w:p w:rsidR="00000000" w:rsidDel="00000000" w:rsidP="00000000" w:rsidRDefault="00000000" w:rsidRPr="00000000" w14:paraId="000003F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 7 Greg Willis “Cosmos" &amp; "Gismo"</w:t>
      </w:r>
    </w:p>
    <w:p w:rsidR="00000000" w:rsidDel="00000000" w:rsidP="00000000" w:rsidRDefault="00000000" w:rsidRPr="00000000" w14:paraId="000003F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#9 James E. Banks</w:t>
      </w:r>
    </w:p>
    <w:p w:rsidR="00000000" w:rsidDel="00000000" w:rsidP="00000000" w:rsidRDefault="00000000" w:rsidRPr="00000000" w14:paraId="000003F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November 17, 1984 </w:t>
      </w:r>
      <w:r w:rsidDel="00000000" w:rsidR="00000000" w:rsidRPr="00000000">
        <w:rPr>
          <w:rFonts w:ascii="Century Gothic" w:cs="Century Gothic" w:eastAsia="Century Gothic" w:hAnsi="Century Gothic"/>
          <w:color w:val="ff0000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Fall 1983</w:t>
      </w:r>
    </w:p>
    <w:p w:rsidR="00000000" w:rsidDel="00000000" w:rsidP="00000000" w:rsidRDefault="00000000" w:rsidRPr="00000000" w14:paraId="000003FF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SHIP NAME</w:t>
      </w:r>
    </w:p>
    <w:p w:rsidR="00000000" w:rsidDel="00000000" w:rsidP="00000000" w:rsidRDefault="00000000" w:rsidRPr="00000000" w14:paraId="0000040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Marvin Burch (Fall 81) "Fahrenheit" (most Honorable and Noble)</w:t>
      </w:r>
    </w:p>
    <w:p w:rsidR="00000000" w:rsidDel="00000000" w:rsidP="00000000" w:rsidRDefault="00000000" w:rsidRPr="00000000" w14:paraId="0000040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Dropped Dead and Gone</w:t>
      </w:r>
    </w:p>
    <w:p w:rsidR="00000000" w:rsidDel="00000000" w:rsidP="00000000" w:rsidRDefault="00000000" w:rsidRPr="00000000" w14:paraId="0000040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Frank Nelson "H Master"</w:t>
      </w:r>
    </w:p>
    <w:p w:rsidR="00000000" w:rsidDel="00000000" w:rsidP="00000000" w:rsidRDefault="00000000" w:rsidRPr="00000000" w14:paraId="0000040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James Diggs "Total Chaos &amp; Grandfather"</w:t>
      </w:r>
    </w:p>
    <w:p w:rsidR="00000000" w:rsidDel="00000000" w:rsidP="00000000" w:rsidRDefault="00000000" w:rsidRPr="00000000" w14:paraId="0000040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Trevin Jones "Mellow Madness"</w:t>
      </w:r>
    </w:p>
    <w:p w:rsidR="00000000" w:rsidDel="00000000" w:rsidP="00000000" w:rsidRDefault="00000000" w:rsidRPr="00000000" w14:paraId="0000040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Michael Webb</w:t>
      </w:r>
    </w:p>
    <w:p w:rsidR="00000000" w:rsidDel="00000000" w:rsidP="00000000" w:rsidRDefault="00000000" w:rsidRPr="00000000" w14:paraId="0000040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Vincent Boulden "Golden Boulden"</w:t>
      </w:r>
    </w:p>
    <w:p w:rsidR="00000000" w:rsidDel="00000000" w:rsidP="00000000" w:rsidRDefault="00000000" w:rsidRPr="00000000" w14:paraId="0000040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Winthrop Love Maduro </w:t>
      </w:r>
    </w:p>
    <w:p w:rsidR="00000000" w:rsidDel="00000000" w:rsidP="00000000" w:rsidRDefault="00000000" w:rsidRPr="00000000" w14:paraId="0000040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January 15, 1984 9:25:06pm</w:t>
      </w:r>
    </w:p>
    <w:p w:rsidR="00000000" w:rsidDel="00000000" w:rsidP="00000000" w:rsidRDefault="00000000" w:rsidRPr="00000000" w14:paraId="00000417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1983</w:t>
      </w:r>
    </w:p>
    <w:p w:rsidR="00000000" w:rsidDel="00000000" w:rsidP="00000000" w:rsidRDefault="00000000" w:rsidRPr="00000000" w14:paraId="00000418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SPHINX</w:t>
      </w:r>
    </w:p>
    <w:p w:rsidR="00000000" w:rsidDel="00000000" w:rsidP="00000000" w:rsidRDefault="00000000" w:rsidRPr="00000000" w14:paraId="0000041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Mark Bartlett (Spring 1979) "Tut" (most Honorable and Noble) </w:t>
      </w:r>
    </w:p>
    <w:p w:rsidR="00000000" w:rsidDel="00000000" w:rsidP="00000000" w:rsidRDefault="00000000" w:rsidRPr="00000000" w14:paraId="0000041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Marvin Burch (Fall 1981) "Fahrenheit" ADP</w:t>
      </w:r>
    </w:p>
    <w:p w:rsidR="00000000" w:rsidDel="00000000" w:rsidP="00000000" w:rsidRDefault="00000000" w:rsidRPr="00000000" w14:paraId="0000041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Leon Booker </w:t>
      </w:r>
    </w:p>
    <w:p w:rsidR="00000000" w:rsidDel="00000000" w:rsidP="00000000" w:rsidRDefault="00000000" w:rsidRPr="00000000" w14:paraId="0000041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Jeffery Garrett</w:t>
      </w:r>
    </w:p>
    <w:p w:rsidR="00000000" w:rsidDel="00000000" w:rsidP="00000000" w:rsidRDefault="00000000" w:rsidRPr="00000000" w14:paraId="0000041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Kelvin Lloyd "The Rock"</w:t>
      </w:r>
    </w:p>
    <w:p w:rsidR="00000000" w:rsidDel="00000000" w:rsidP="00000000" w:rsidRDefault="00000000" w:rsidRPr="00000000" w14:paraId="0000042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Keith O'Neal France </w:t>
      </w:r>
    </w:p>
    <w:p w:rsidR="00000000" w:rsidDel="00000000" w:rsidP="00000000" w:rsidRDefault="00000000" w:rsidRPr="00000000" w14:paraId="0000042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Larry Brown</w:t>
      </w:r>
    </w:p>
    <w:p w:rsidR="00000000" w:rsidDel="00000000" w:rsidP="00000000" w:rsidRDefault="00000000" w:rsidRPr="00000000" w14:paraId="0000042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Anthony Goodman</w:t>
      </w:r>
    </w:p>
    <w:p w:rsidR="00000000" w:rsidDel="00000000" w:rsidP="00000000" w:rsidRDefault="00000000" w:rsidRPr="00000000" w14:paraId="0000042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Michael Webb</w:t>
      </w:r>
    </w:p>
    <w:p w:rsidR="00000000" w:rsidDel="00000000" w:rsidP="00000000" w:rsidRDefault="00000000" w:rsidRPr="00000000" w14:paraId="0000042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April 10, 1983 TIME</w:t>
      </w:r>
    </w:p>
    <w:p w:rsidR="00000000" w:rsidDel="00000000" w:rsidP="00000000" w:rsidRDefault="00000000" w:rsidRPr="00000000" w14:paraId="00000430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Fall 1982</w:t>
      </w:r>
    </w:p>
    <w:p w:rsidR="00000000" w:rsidDel="00000000" w:rsidP="00000000" w:rsidRDefault="00000000" w:rsidRPr="00000000" w14:paraId="00000431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PHARAOHS</w:t>
      </w:r>
    </w:p>
    <w:p w:rsidR="00000000" w:rsidDel="00000000" w:rsidP="00000000" w:rsidRDefault="00000000" w:rsidRPr="00000000" w14:paraId="00000432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Mark Bartlett (Spring 1979) “Tut” (most Honorable and Noble) </w:t>
      </w:r>
    </w:p>
    <w:p w:rsidR="00000000" w:rsidDel="00000000" w:rsidP="00000000" w:rsidRDefault="00000000" w:rsidRPr="00000000" w14:paraId="0000043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Marvin Burch (Fall 1981) "Fahrenheit" ADP</w:t>
      </w:r>
    </w:p>
    <w:p w:rsidR="00000000" w:rsidDel="00000000" w:rsidP="00000000" w:rsidRDefault="00000000" w:rsidRPr="00000000" w14:paraId="0000043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Dennis Wade</w:t>
      </w:r>
    </w:p>
    <w:p w:rsidR="00000000" w:rsidDel="00000000" w:rsidP="00000000" w:rsidRDefault="00000000" w:rsidRPr="00000000" w14:paraId="0000043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Ronnie Akers "Cadillac"</w:t>
      </w:r>
    </w:p>
    <w:p w:rsidR="00000000" w:rsidDel="00000000" w:rsidP="00000000" w:rsidRDefault="00000000" w:rsidRPr="00000000" w14:paraId="0000043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Jacques Walden</w:t>
      </w:r>
    </w:p>
    <w:p w:rsidR="00000000" w:rsidDel="00000000" w:rsidP="00000000" w:rsidRDefault="00000000" w:rsidRPr="00000000" w14:paraId="0000043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Julian Jackson "Ramases"</w:t>
      </w:r>
    </w:p>
    <w:p w:rsidR="00000000" w:rsidDel="00000000" w:rsidP="00000000" w:rsidRDefault="00000000" w:rsidRPr="00000000" w14:paraId="0000043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Mark Webb</w:t>
      </w:r>
    </w:p>
    <w:p w:rsidR="00000000" w:rsidDel="00000000" w:rsidP="00000000" w:rsidRDefault="00000000" w:rsidRPr="00000000" w14:paraId="0000043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Curtis Bunn "Moses"</w:t>
      </w:r>
    </w:p>
    <w:p w:rsidR="00000000" w:rsidDel="00000000" w:rsidP="00000000" w:rsidRDefault="00000000" w:rsidRPr="00000000" w14:paraId="0000043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November 24, 1982 TIME</w:t>
      </w:r>
    </w:p>
    <w:p w:rsidR="00000000" w:rsidDel="00000000" w:rsidP="00000000" w:rsidRDefault="00000000" w:rsidRPr="00000000" w14:paraId="00000449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Fall 1981</w:t>
      </w:r>
    </w:p>
    <w:p w:rsidR="00000000" w:rsidDel="00000000" w:rsidP="00000000" w:rsidRDefault="00000000" w:rsidRPr="00000000" w14:paraId="0000044A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PANACEA</w:t>
      </w:r>
    </w:p>
    <w:p w:rsidR="00000000" w:rsidDel="00000000" w:rsidP="00000000" w:rsidRDefault="00000000" w:rsidRPr="00000000" w14:paraId="0000044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Ronnie Bagley (Spring 1980) “Sergeant Psycho” (most Honorable and Noble)</w:t>
      </w:r>
    </w:p>
    <w:p w:rsidR="00000000" w:rsidDel="00000000" w:rsidP="00000000" w:rsidRDefault="00000000" w:rsidRPr="00000000" w14:paraId="0000044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Mark Bartlett (Spring 79) "Tut" ADP</w:t>
      </w:r>
    </w:p>
    <w:p w:rsidR="00000000" w:rsidDel="00000000" w:rsidP="00000000" w:rsidRDefault="00000000" w:rsidRPr="00000000" w14:paraId="0000044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Jeffrey (JD) Freeland </w:t>
      </w:r>
    </w:p>
    <w:p w:rsidR="00000000" w:rsidDel="00000000" w:rsidP="00000000" w:rsidRDefault="00000000" w:rsidRPr="00000000" w14:paraId="0000045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Tyrone Wyche</w:t>
      </w:r>
    </w:p>
    <w:p w:rsidR="00000000" w:rsidDel="00000000" w:rsidP="00000000" w:rsidRDefault="00000000" w:rsidRPr="00000000" w14:paraId="0000045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Dropped Dead and Gone </w:t>
      </w:r>
    </w:p>
    <w:p w:rsidR="00000000" w:rsidDel="00000000" w:rsidP="00000000" w:rsidRDefault="00000000" w:rsidRPr="00000000" w14:paraId="0000045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Melvin Jones</w:t>
      </w:r>
    </w:p>
    <w:p w:rsidR="00000000" w:rsidDel="00000000" w:rsidP="00000000" w:rsidRDefault="00000000" w:rsidRPr="00000000" w14:paraId="0000045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Fred (Freddie Gee) Gore "Achilles"</w:t>
      </w:r>
    </w:p>
    <w:p w:rsidR="00000000" w:rsidDel="00000000" w:rsidP="00000000" w:rsidRDefault="00000000" w:rsidRPr="00000000" w14:paraId="0000045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Derek (Nick) Lambert</w:t>
      </w:r>
    </w:p>
    <w:p w:rsidR="00000000" w:rsidDel="00000000" w:rsidP="00000000" w:rsidRDefault="00000000" w:rsidRPr="00000000" w14:paraId="0000045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Dropped Dead and Gone</w:t>
      </w:r>
    </w:p>
    <w:p w:rsidR="00000000" w:rsidDel="00000000" w:rsidP="00000000" w:rsidRDefault="00000000" w:rsidRPr="00000000" w14:paraId="0000045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Marvin Burch Fahrenheit </w:t>
      </w:r>
    </w:p>
    <w:p w:rsidR="00000000" w:rsidDel="00000000" w:rsidP="00000000" w:rsidRDefault="00000000" w:rsidRPr="00000000" w14:paraId="0000045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#9 Greg Rawls</w:t>
      </w:r>
    </w:p>
    <w:p w:rsidR="00000000" w:rsidDel="00000000" w:rsidP="00000000" w:rsidRDefault="00000000" w:rsidRPr="00000000" w14:paraId="0000045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#10 Anthony (Killroy) Hall</w:t>
      </w:r>
    </w:p>
    <w:p w:rsidR="00000000" w:rsidDel="00000000" w:rsidP="00000000" w:rsidRDefault="00000000" w:rsidRPr="00000000" w14:paraId="0000045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#11 - #16 Dropped Dead and Gone?</w:t>
      </w:r>
    </w:p>
    <w:p w:rsidR="00000000" w:rsidDel="00000000" w:rsidP="00000000" w:rsidRDefault="00000000" w:rsidRPr="00000000" w14:paraId="0000045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November 21, 1981 TIME</w:t>
      </w:r>
    </w:p>
    <w:p w:rsidR="00000000" w:rsidDel="00000000" w:rsidP="00000000" w:rsidRDefault="00000000" w:rsidRPr="00000000" w14:paraId="00000462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1981</w:t>
      </w:r>
    </w:p>
    <w:p w:rsidR="00000000" w:rsidDel="00000000" w:rsidP="00000000" w:rsidRDefault="00000000" w:rsidRPr="00000000" w14:paraId="00000463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SHIP NAME</w:t>
      </w:r>
    </w:p>
    <w:p w:rsidR="00000000" w:rsidDel="00000000" w:rsidP="00000000" w:rsidRDefault="00000000" w:rsidRPr="00000000" w14:paraId="00000464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DEAN</w:t>
      </w:r>
    </w:p>
    <w:p w:rsidR="00000000" w:rsidDel="00000000" w:rsidP="00000000" w:rsidRDefault="00000000" w:rsidRPr="00000000" w14:paraId="0000046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LINEAGE</w:t>
      </w:r>
    </w:p>
    <w:p w:rsidR="00000000" w:rsidDel="00000000" w:rsidP="00000000" w:rsidRDefault="00000000" w:rsidRPr="00000000" w14:paraId="0000046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April 11, 1981 TIME</w:t>
      </w:r>
    </w:p>
    <w:p w:rsidR="00000000" w:rsidDel="00000000" w:rsidP="00000000" w:rsidRDefault="00000000" w:rsidRPr="00000000" w14:paraId="0000047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Fall 1980</w:t>
      </w:r>
    </w:p>
    <w:p w:rsidR="00000000" w:rsidDel="00000000" w:rsidP="00000000" w:rsidRDefault="00000000" w:rsidRPr="00000000" w14:paraId="0000047C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SHIP NAME</w:t>
      </w:r>
    </w:p>
    <w:p w:rsidR="00000000" w:rsidDel="00000000" w:rsidP="00000000" w:rsidRDefault="00000000" w:rsidRPr="00000000" w14:paraId="0000047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Carl Stokes (YEAR CROSSED) “LINE NAME” (most Honorable and Noble)</w:t>
      </w:r>
    </w:p>
    <w:p w:rsidR="00000000" w:rsidDel="00000000" w:rsidP="00000000" w:rsidRDefault="00000000" w:rsidRPr="00000000" w14:paraId="0000047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Ronnie Bagley (Spring 1980) “Sergeant Psycho” ADP</w:t>
      </w:r>
    </w:p>
    <w:p w:rsidR="00000000" w:rsidDel="00000000" w:rsidP="00000000" w:rsidRDefault="00000000" w:rsidRPr="00000000" w14:paraId="0000048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Randy Brown</w:t>
      </w:r>
    </w:p>
    <w:p w:rsidR="00000000" w:rsidDel="00000000" w:rsidP="00000000" w:rsidRDefault="00000000" w:rsidRPr="00000000" w14:paraId="0000048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William C. Lowery "Fiddler"</w:t>
      </w:r>
    </w:p>
    <w:p w:rsidR="00000000" w:rsidDel="00000000" w:rsidP="00000000" w:rsidRDefault="00000000" w:rsidRPr="00000000" w14:paraId="0000048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Ron Sims Sam Myers</w:t>
      </w:r>
    </w:p>
    <w:p w:rsidR="00000000" w:rsidDel="00000000" w:rsidP="00000000" w:rsidRDefault="00000000" w:rsidRPr="00000000" w14:paraId="0000048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November, DAY 1980 TIME</w:t>
      </w:r>
    </w:p>
    <w:p w:rsidR="00000000" w:rsidDel="00000000" w:rsidP="00000000" w:rsidRDefault="00000000" w:rsidRPr="00000000" w14:paraId="0000048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jc w:val="left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1980</w:t>
      </w:r>
    </w:p>
    <w:p w:rsidR="00000000" w:rsidDel="00000000" w:rsidP="00000000" w:rsidRDefault="00000000" w:rsidRPr="00000000" w14:paraId="00000494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CONGO</w:t>
      </w:r>
    </w:p>
    <w:p w:rsidR="00000000" w:rsidDel="00000000" w:rsidP="00000000" w:rsidRDefault="00000000" w:rsidRPr="00000000" w14:paraId="0000049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Harry Sykes (Spring 1979) “Akhenaton” (most Honorable and Noble)</w:t>
      </w:r>
    </w:p>
    <w:p w:rsidR="00000000" w:rsidDel="00000000" w:rsidP="00000000" w:rsidRDefault="00000000" w:rsidRPr="00000000" w14:paraId="0000049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Gary Cle(Most Honorable and Noble)ons (Spring 1978) “LINE NAME” ADP</w:t>
      </w:r>
    </w:p>
    <w:p w:rsidR="00000000" w:rsidDel="00000000" w:rsidP="00000000" w:rsidRDefault="00000000" w:rsidRPr="00000000" w14:paraId="0000049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Hubert (Ronnie) E. Bagley, Jr "Sargent Psycho"</w:t>
      </w:r>
    </w:p>
    <w:p w:rsidR="00000000" w:rsidDel="00000000" w:rsidP="00000000" w:rsidRDefault="00000000" w:rsidRPr="00000000" w14:paraId="0000049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Kim S. Mosely "Tumble Weed &amp; Inch Worm"</w:t>
      </w:r>
    </w:p>
    <w:p w:rsidR="00000000" w:rsidDel="00000000" w:rsidP="00000000" w:rsidRDefault="00000000" w:rsidRPr="00000000" w14:paraId="0000049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Marc E. Davenport "Houdini"</w:t>
      </w:r>
    </w:p>
    <w:p w:rsidR="00000000" w:rsidDel="00000000" w:rsidP="00000000" w:rsidRDefault="00000000" w:rsidRPr="00000000" w14:paraId="0000049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April 13, 1980 9:25:06pm</w:t>
      </w:r>
    </w:p>
    <w:p w:rsidR="00000000" w:rsidDel="00000000" w:rsidP="00000000" w:rsidRDefault="00000000" w:rsidRPr="00000000" w14:paraId="000004A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jc w:val="left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jc w:val="left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1979</w:t>
      </w:r>
    </w:p>
    <w:p w:rsidR="00000000" w:rsidDel="00000000" w:rsidP="00000000" w:rsidRDefault="00000000" w:rsidRPr="00000000" w14:paraId="000004AC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NURU</w:t>
      </w:r>
    </w:p>
    <w:p w:rsidR="00000000" w:rsidDel="00000000" w:rsidP="00000000" w:rsidRDefault="00000000" w:rsidRPr="00000000" w14:paraId="000004AD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Charles E. Johnson (Spring 1978) “LINE NAME” (most Honorable and Noble)</w:t>
      </w:r>
    </w:p>
    <w:p w:rsidR="00000000" w:rsidDel="00000000" w:rsidP="00000000" w:rsidRDefault="00000000" w:rsidRPr="00000000" w14:paraId="000004A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Don Carson (Spring 1978) “LINE NAME”ADP</w:t>
      </w:r>
    </w:p>
    <w:p w:rsidR="00000000" w:rsidDel="00000000" w:rsidP="00000000" w:rsidRDefault="00000000" w:rsidRPr="00000000" w14:paraId="000004B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Karl Stokes "Hannabal"</w:t>
      </w:r>
    </w:p>
    <w:p w:rsidR="00000000" w:rsidDel="00000000" w:rsidP="00000000" w:rsidRDefault="00000000" w:rsidRPr="00000000" w14:paraId="000004B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Leon Garnette "Omar"</w:t>
      </w:r>
    </w:p>
    <w:p w:rsidR="00000000" w:rsidDel="00000000" w:rsidP="00000000" w:rsidRDefault="00000000" w:rsidRPr="00000000" w14:paraId="000004B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French Pope, Jr "Pharoah"</w:t>
      </w:r>
    </w:p>
    <w:p w:rsidR="00000000" w:rsidDel="00000000" w:rsidP="00000000" w:rsidRDefault="00000000" w:rsidRPr="00000000" w14:paraId="000004B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Harry Sykes "Akhenaton"</w:t>
      </w:r>
    </w:p>
    <w:p w:rsidR="00000000" w:rsidDel="00000000" w:rsidP="00000000" w:rsidRDefault="00000000" w:rsidRPr="00000000" w14:paraId="000004B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Mark (BJ) Bartlett "Tut"</w:t>
      </w:r>
    </w:p>
    <w:p w:rsidR="00000000" w:rsidDel="00000000" w:rsidP="00000000" w:rsidRDefault="00000000" w:rsidRPr="00000000" w14:paraId="000004B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April 12, 1979 TIME</w:t>
      </w:r>
    </w:p>
    <w:p w:rsidR="00000000" w:rsidDel="00000000" w:rsidP="00000000" w:rsidRDefault="00000000" w:rsidRPr="00000000" w14:paraId="000004B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1978</w:t>
      </w:r>
    </w:p>
    <w:p w:rsidR="00000000" w:rsidDel="00000000" w:rsidP="00000000" w:rsidRDefault="00000000" w:rsidRPr="00000000" w14:paraId="000004C5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NEW BREED</w:t>
      </w:r>
    </w:p>
    <w:p w:rsidR="00000000" w:rsidDel="00000000" w:rsidP="00000000" w:rsidRDefault="00000000" w:rsidRPr="00000000" w14:paraId="000004C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Gerald Mason (YEAR CROSSED) “LINE NAME” (most Honorable and Noble)</w:t>
      </w:r>
    </w:p>
    <w:p w:rsidR="00000000" w:rsidDel="00000000" w:rsidP="00000000" w:rsidRDefault="00000000" w:rsidRPr="00000000" w14:paraId="000004C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Alvin M. Spencer (Spring 1976) “Sugar Bear” ADP</w:t>
      </w:r>
    </w:p>
    <w:p w:rsidR="00000000" w:rsidDel="00000000" w:rsidP="00000000" w:rsidRDefault="00000000" w:rsidRPr="00000000" w14:paraId="000004C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Charles E. Johnson </w:t>
      </w:r>
    </w:p>
    <w:p w:rsidR="00000000" w:rsidDel="00000000" w:rsidP="00000000" w:rsidRDefault="00000000" w:rsidRPr="00000000" w14:paraId="000004C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Dennis McCraw </w:t>
      </w:r>
    </w:p>
    <w:p w:rsidR="00000000" w:rsidDel="00000000" w:rsidP="00000000" w:rsidRDefault="00000000" w:rsidRPr="00000000" w14:paraId="000004C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Don Carson</w:t>
      </w:r>
    </w:p>
    <w:p w:rsidR="00000000" w:rsidDel="00000000" w:rsidP="00000000" w:rsidRDefault="00000000" w:rsidRPr="00000000" w14:paraId="000004C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Al Williams</w:t>
      </w:r>
    </w:p>
    <w:p w:rsidR="00000000" w:rsidDel="00000000" w:rsidP="00000000" w:rsidRDefault="00000000" w:rsidRPr="00000000" w14:paraId="000004C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Gary Clemmons</w:t>
      </w:r>
    </w:p>
    <w:p w:rsidR="00000000" w:rsidDel="00000000" w:rsidP="00000000" w:rsidRDefault="00000000" w:rsidRPr="00000000" w14:paraId="000004C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April 29, 1978 TIME</w:t>
      </w:r>
    </w:p>
    <w:p w:rsidR="00000000" w:rsidDel="00000000" w:rsidP="00000000" w:rsidRDefault="00000000" w:rsidRPr="00000000" w14:paraId="000004D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jc w:val="left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Fall 1976</w:t>
      </w:r>
    </w:p>
    <w:p w:rsidR="00000000" w:rsidDel="00000000" w:rsidP="00000000" w:rsidRDefault="00000000" w:rsidRPr="00000000" w14:paraId="000004D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SHIP NAME</w:t>
      </w:r>
    </w:p>
    <w:p w:rsidR="00000000" w:rsidDel="00000000" w:rsidP="00000000" w:rsidRDefault="00000000" w:rsidRPr="00000000" w14:paraId="000004D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DEAN</w:t>
      </w:r>
    </w:p>
    <w:p w:rsidR="00000000" w:rsidDel="00000000" w:rsidP="00000000" w:rsidRDefault="00000000" w:rsidRPr="00000000" w14:paraId="000004E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LINEAGE</w:t>
      </w:r>
    </w:p>
    <w:p w:rsidR="00000000" w:rsidDel="00000000" w:rsidP="00000000" w:rsidRDefault="00000000" w:rsidRPr="00000000" w14:paraId="000004E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December 9, 1976</w:t>
      </w:r>
    </w:p>
    <w:p w:rsidR="00000000" w:rsidDel="00000000" w:rsidP="00000000" w:rsidRDefault="00000000" w:rsidRPr="00000000" w14:paraId="000004E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jc w:val="left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1976</w:t>
      </w:r>
    </w:p>
    <w:p w:rsidR="00000000" w:rsidDel="00000000" w:rsidP="00000000" w:rsidRDefault="00000000" w:rsidRPr="00000000" w14:paraId="000004F6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SHIP NAME</w:t>
      </w:r>
    </w:p>
    <w:p w:rsidR="00000000" w:rsidDel="00000000" w:rsidP="00000000" w:rsidRDefault="00000000" w:rsidRPr="00000000" w14:paraId="000004F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Bruce Alvin Young II (YEAR CROSSED – Upsilon Chapter) (most Honorable and Noble)</w:t>
      </w:r>
    </w:p>
    <w:p w:rsidR="00000000" w:rsidDel="00000000" w:rsidP="00000000" w:rsidRDefault="00000000" w:rsidRPr="00000000" w14:paraId="000004F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Roger E. Diggs</w:t>
      </w:r>
    </w:p>
    <w:p w:rsidR="00000000" w:rsidDel="00000000" w:rsidP="00000000" w:rsidRDefault="00000000" w:rsidRPr="00000000" w14:paraId="000004F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Alvin Matthew Spencer "Sugar Bear"</w:t>
      </w:r>
    </w:p>
    <w:p w:rsidR="00000000" w:rsidDel="00000000" w:rsidP="00000000" w:rsidRDefault="00000000" w:rsidRPr="00000000" w14:paraId="000004F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George W. C. Brown III</w:t>
      </w:r>
    </w:p>
    <w:p w:rsidR="00000000" w:rsidDel="00000000" w:rsidP="00000000" w:rsidRDefault="00000000" w:rsidRPr="00000000" w14:paraId="000004F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April 24, 1976 TIME</w:t>
      </w:r>
    </w:p>
    <w:p w:rsidR="00000000" w:rsidDel="00000000" w:rsidP="00000000" w:rsidRDefault="00000000" w:rsidRPr="00000000" w14:paraId="0000050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Fall 1975</w:t>
      </w:r>
    </w:p>
    <w:p w:rsidR="00000000" w:rsidDel="00000000" w:rsidP="00000000" w:rsidRDefault="00000000" w:rsidRPr="00000000" w14:paraId="0000050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GENESIS EIGHT</w:t>
      </w:r>
    </w:p>
    <w:p w:rsidR="00000000" w:rsidDel="00000000" w:rsidP="00000000" w:rsidRDefault="00000000" w:rsidRPr="00000000" w14:paraId="0000050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</w:t>
      </w:r>
    </w:p>
    <w:p w:rsidR="00000000" w:rsidDel="00000000" w:rsidP="00000000" w:rsidRDefault="00000000" w:rsidRPr="00000000" w14:paraId="0000051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Samuel C. Gregory (Spring 1974) “Hollywood” (most Honorable and Noble)</w:t>
      </w:r>
    </w:p>
    <w:p w:rsidR="00000000" w:rsidDel="00000000" w:rsidP="00000000" w:rsidRDefault="00000000" w:rsidRPr="00000000" w14:paraId="0000051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Linwood Thomas Daughtrey </w:t>
      </w:r>
    </w:p>
    <w:p w:rsidR="00000000" w:rsidDel="00000000" w:rsidP="00000000" w:rsidRDefault="00000000" w:rsidRPr="00000000" w14:paraId="0000051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William Dallas Carter</w:t>
      </w:r>
    </w:p>
    <w:p w:rsidR="00000000" w:rsidDel="00000000" w:rsidP="00000000" w:rsidRDefault="00000000" w:rsidRPr="00000000" w14:paraId="0000051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#3 Anthony Sizemore</w:t>
      </w:r>
    </w:p>
    <w:p w:rsidR="00000000" w:rsidDel="00000000" w:rsidP="00000000" w:rsidRDefault="00000000" w:rsidRPr="00000000" w14:paraId="0000051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#4 Reginald K. Hunt</w:t>
      </w:r>
    </w:p>
    <w:p w:rsidR="00000000" w:rsidDel="00000000" w:rsidP="00000000" w:rsidRDefault="00000000" w:rsidRPr="00000000" w14:paraId="0000051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#5 Dennis Wormley</w:t>
      </w:r>
    </w:p>
    <w:p w:rsidR="00000000" w:rsidDel="00000000" w:rsidP="00000000" w:rsidRDefault="00000000" w:rsidRPr="00000000" w14:paraId="0000051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#6 Milton J. Bailey</w:t>
      </w:r>
    </w:p>
    <w:p w:rsidR="00000000" w:rsidDel="00000000" w:rsidP="00000000" w:rsidRDefault="00000000" w:rsidRPr="00000000" w14:paraId="0000051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#7 Wiley Powell</w:t>
      </w:r>
    </w:p>
    <w:p w:rsidR="00000000" w:rsidDel="00000000" w:rsidP="00000000" w:rsidRDefault="00000000" w:rsidRPr="00000000" w14:paraId="0000051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#8 Dennis Cooke</w:t>
      </w:r>
    </w:p>
    <w:p w:rsidR="00000000" w:rsidDel="00000000" w:rsidP="00000000" w:rsidRDefault="00000000" w:rsidRPr="00000000" w14:paraId="0000051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December 3, 1975 TIME</w:t>
      </w:r>
    </w:p>
    <w:p w:rsidR="00000000" w:rsidDel="00000000" w:rsidP="00000000" w:rsidRDefault="00000000" w:rsidRPr="00000000" w14:paraId="0000052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1974</w:t>
      </w:r>
    </w:p>
    <w:p w:rsidR="00000000" w:rsidDel="00000000" w:rsidP="00000000" w:rsidRDefault="00000000" w:rsidRPr="00000000" w14:paraId="00000527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SPRING NAME</w:t>
      </w:r>
    </w:p>
    <w:p w:rsidR="00000000" w:rsidDel="00000000" w:rsidP="00000000" w:rsidRDefault="00000000" w:rsidRPr="00000000" w14:paraId="00000528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DEAN</w:t>
      </w:r>
    </w:p>
    <w:p w:rsidR="00000000" w:rsidDel="00000000" w:rsidP="00000000" w:rsidRDefault="00000000" w:rsidRPr="00000000" w14:paraId="0000052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Samuel Cornel Gregory "Hollywood"</w:t>
      </w:r>
    </w:p>
    <w:p w:rsidR="00000000" w:rsidDel="00000000" w:rsidP="00000000" w:rsidRDefault="00000000" w:rsidRPr="00000000" w14:paraId="0000052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Charles Jennings </w:t>
      </w:r>
    </w:p>
    <w:p w:rsidR="00000000" w:rsidDel="00000000" w:rsidP="00000000" w:rsidRDefault="00000000" w:rsidRPr="00000000" w14:paraId="0000052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April 23, 1974 TIME</w:t>
      </w:r>
    </w:p>
    <w:p w:rsidR="00000000" w:rsidDel="00000000" w:rsidP="00000000" w:rsidRDefault="00000000" w:rsidRPr="00000000" w14:paraId="00000531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jc w:val="left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jc w:val="left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1973</w:t>
      </w:r>
    </w:p>
    <w:p w:rsidR="00000000" w:rsidDel="00000000" w:rsidP="00000000" w:rsidRDefault="00000000" w:rsidRPr="00000000" w14:paraId="0000053C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SOULFUL DUO</w:t>
      </w:r>
    </w:p>
    <w:p w:rsidR="00000000" w:rsidDel="00000000" w:rsidP="00000000" w:rsidRDefault="00000000" w:rsidRPr="00000000" w14:paraId="0000053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DEAN</w:t>
      </w:r>
    </w:p>
    <w:p w:rsidR="00000000" w:rsidDel="00000000" w:rsidP="00000000" w:rsidRDefault="00000000" w:rsidRPr="00000000" w14:paraId="0000053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Maurice Joyner</w:t>
      </w:r>
    </w:p>
    <w:p w:rsidR="00000000" w:rsidDel="00000000" w:rsidP="00000000" w:rsidRDefault="00000000" w:rsidRPr="00000000" w14:paraId="0000053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#2 David Flowers</w:t>
      </w:r>
    </w:p>
    <w:p w:rsidR="00000000" w:rsidDel="00000000" w:rsidP="00000000" w:rsidRDefault="00000000" w:rsidRPr="00000000" w14:paraId="0000054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May 7, 1973 TIME</w:t>
      </w:r>
    </w:p>
    <w:p w:rsidR="00000000" w:rsidDel="00000000" w:rsidP="00000000" w:rsidRDefault="00000000" w:rsidRPr="00000000" w14:paraId="0000054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jc w:val="left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1967</w:t>
      </w:r>
    </w:p>
    <w:p w:rsidR="00000000" w:rsidDel="00000000" w:rsidP="00000000" w:rsidRDefault="00000000" w:rsidRPr="00000000" w14:paraId="00000555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MAGNIFICENT 7</w:t>
      </w:r>
    </w:p>
    <w:p w:rsidR="00000000" w:rsidDel="00000000" w:rsidP="00000000" w:rsidRDefault="00000000" w:rsidRPr="00000000" w14:paraId="00000556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Lee H. Barnes (Spring 1966) “LINE NAME” (most Honorable and Noble)</w:t>
      </w:r>
    </w:p>
    <w:p w:rsidR="00000000" w:rsidDel="00000000" w:rsidP="00000000" w:rsidRDefault="00000000" w:rsidRPr="00000000" w14:paraId="0000055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Dennis Ray Winston </w:t>
      </w:r>
    </w:p>
    <w:p w:rsidR="00000000" w:rsidDel="00000000" w:rsidP="00000000" w:rsidRDefault="00000000" w:rsidRPr="00000000" w14:paraId="0000055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James Oswell Bowser </w:t>
      </w:r>
    </w:p>
    <w:p w:rsidR="00000000" w:rsidDel="00000000" w:rsidP="00000000" w:rsidRDefault="00000000" w:rsidRPr="00000000" w14:paraId="0000055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Eugene Roland Ford </w:t>
      </w:r>
    </w:p>
    <w:p w:rsidR="00000000" w:rsidDel="00000000" w:rsidP="00000000" w:rsidRDefault="00000000" w:rsidRPr="00000000" w14:paraId="0000055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Leon Herbert Jordan </w:t>
      </w:r>
    </w:p>
    <w:p w:rsidR="00000000" w:rsidDel="00000000" w:rsidP="00000000" w:rsidRDefault="00000000" w:rsidRPr="00000000" w14:paraId="0000055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Marvin Leathers </w:t>
      </w:r>
    </w:p>
    <w:p w:rsidR="00000000" w:rsidDel="00000000" w:rsidP="00000000" w:rsidRDefault="00000000" w:rsidRPr="00000000" w14:paraId="0000055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Robert Gregory Rose </w:t>
      </w:r>
    </w:p>
    <w:p w:rsidR="00000000" w:rsidDel="00000000" w:rsidP="00000000" w:rsidRDefault="00000000" w:rsidRPr="00000000" w14:paraId="0000055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Johnnie Ervin Thomas</w:t>
      </w:r>
    </w:p>
    <w:p w:rsidR="00000000" w:rsidDel="00000000" w:rsidP="00000000" w:rsidRDefault="00000000" w:rsidRPr="00000000" w14:paraId="0000056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April 7, 1967 TIME</w:t>
      </w:r>
    </w:p>
    <w:p w:rsidR="00000000" w:rsidDel="00000000" w:rsidP="00000000" w:rsidRDefault="00000000" w:rsidRPr="00000000" w14:paraId="0000056D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1966</w:t>
      </w:r>
    </w:p>
    <w:p w:rsidR="00000000" w:rsidDel="00000000" w:rsidP="00000000" w:rsidRDefault="00000000" w:rsidRPr="00000000" w14:paraId="0000056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SHIP NAME</w:t>
      </w:r>
    </w:p>
    <w:p w:rsidR="00000000" w:rsidDel="00000000" w:rsidP="00000000" w:rsidRDefault="00000000" w:rsidRPr="00000000" w14:paraId="0000056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DEAN</w:t>
      </w:r>
    </w:p>
    <w:p w:rsidR="00000000" w:rsidDel="00000000" w:rsidP="00000000" w:rsidRDefault="00000000" w:rsidRPr="00000000" w14:paraId="0000057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#1 Kenneth Brookins</w:t>
      </w:r>
    </w:p>
    <w:p w:rsidR="00000000" w:rsidDel="00000000" w:rsidP="00000000" w:rsidRDefault="00000000" w:rsidRPr="00000000" w14:paraId="0000057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#2 Lee H. Barnes</w:t>
      </w:r>
    </w:p>
    <w:p w:rsidR="00000000" w:rsidDel="00000000" w:rsidP="00000000" w:rsidRDefault="00000000" w:rsidRPr="00000000" w14:paraId="0000057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 3Clarence Riddick</w:t>
      </w:r>
    </w:p>
    <w:p w:rsidR="00000000" w:rsidDel="00000000" w:rsidP="00000000" w:rsidRDefault="00000000" w:rsidRPr="00000000" w14:paraId="0000057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April 30, 1966 TIME</w:t>
      </w:r>
    </w:p>
    <w:p w:rsidR="00000000" w:rsidDel="00000000" w:rsidP="00000000" w:rsidRDefault="00000000" w:rsidRPr="00000000" w14:paraId="0000057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1965</w:t>
      </w:r>
    </w:p>
    <w:p w:rsidR="00000000" w:rsidDel="00000000" w:rsidP="00000000" w:rsidRDefault="00000000" w:rsidRPr="00000000" w14:paraId="0000058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SHIP NAME</w:t>
      </w:r>
    </w:p>
    <w:p w:rsidR="00000000" w:rsidDel="00000000" w:rsidP="00000000" w:rsidRDefault="00000000" w:rsidRPr="00000000" w14:paraId="0000058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DEAN</w:t>
      </w:r>
    </w:p>
    <w:p w:rsidR="00000000" w:rsidDel="00000000" w:rsidP="00000000" w:rsidRDefault="00000000" w:rsidRPr="00000000" w14:paraId="0000058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Charles Henry Williams </w:t>
      </w:r>
    </w:p>
    <w:p w:rsidR="00000000" w:rsidDel="00000000" w:rsidP="00000000" w:rsidRDefault="00000000" w:rsidRPr="00000000" w14:paraId="0000058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Clarence Titus Catchings </w:t>
      </w:r>
    </w:p>
    <w:p w:rsidR="00000000" w:rsidDel="00000000" w:rsidP="00000000" w:rsidRDefault="00000000" w:rsidRPr="00000000" w14:paraId="0000058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Robert Henry Copeland </w:t>
      </w:r>
    </w:p>
    <w:p w:rsidR="00000000" w:rsidDel="00000000" w:rsidP="00000000" w:rsidRDefault="00000000" w:rsidRPr="00000000" w14:paraId="0000058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Joseph Allen Ford </w:t>
      </w:r>
    </w:p>
    <w:p w:rsidR="00000000" w:rsidDel="00000000" w:rsidP="00000000" w:rsidRDefault="00000000" w:rsidRPr="00000000" w14:paraId="0000058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Randolph Tynes Gray</w:t>
      </w:r>
    </w:p>
    <w:p w:rsidR="00000000" w:rsidDel="00000000" w:rsidP="00000000" w:rsidRDefault="00000000" w:rsidRPr="00000000" w14:paraId="0000058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James Hill </w:t>
      </w:r>
    </w:p>
    <w:p w:rsidR="00000000" w:rsidDel="00000000" w:rsidP="00000000" w:rsidRDefault="00000000" w:rsidRPr="00000000" w14:paraId="0000059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Clarence Lee Lewis </w:t>
      </w:r>
    </w:p>
    <w:p w:rsidR="00000000" w:rsidDel="00000000" w:rsidP="00000000" w:rsidRDefault="00000000" w:rsidRPr="00000000" w14:paraId="0000059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Horace Roland Pratt </w:t>
      </w:r>
    </w:p>
    <w:p w:rsidR="00000000" w:rsidDel="00000000" w:rsidP="00000000" w:rsidRDefault="00000000" w:rsidRPr="00000000" w14:paraId="0000059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William Tyler Russell Jr</w:t>
      </w:r>
    </w:p>
    <w:p w:rsidR="00000000" w:rsidDel="00000000" w:rsidP="00000000" w:rsidRDefault="00000000" w:rsidRPr="00000000" w14:paraId="0000059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jc w:val="both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April DAY, TIME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jc w:val="center"/>
        <w:rPr>
          <w:rFonts w:ascii="Century Gothic" w:cs="Century Gothic" w:eastAsia="Century Gothic" w:hAnsi="Century Gothic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rtl w:val="0"/>
        </w:rPr>
        <w:t xml:space="preserve">Spring 1964</w:t>
      </w:r>
    </w:p>
    <w:p w:rsidR="00000000" w:rsidDel="00000000" w:rsidP="00000000" w:rsidRDefault="00000000" w:rsidRPr="00000000" w14:paraId="0000059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SHIP NAME</w:t>
      </w:r>
    </w:p>
    <w:p w:rsidR="00000000" w:rsidDel="00000000" w:rsidP="00000000" w:rsidRDefault="00000000" w:rsidRPr="00000000" w14:paraId="000005A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DEAN </w:t>
      </w:r>
    </w:p>
    <w:p w:rsidR="00000000" w:rsidDel="00000000" w:rsidP="00000000" w:rsidRDefault="00000000" w:rsidRPr="00000000" w14:paraId="000005A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LINEAGE</w:t>
      </w:r>
    </w:p>
    <w:p w:rsidR="00000000" w:rsidDel="00000000" w:rsidP="00000000" w:rsidRDefault="00000000" w:rsidRPr="00000000" w14:paraId="000005A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April 17, TIME 1964</w:t>
      </w:r>
    </w:p>
    <w:p w:rsidR="00000000" w:rsidDel="00000000" w:rsidP="00000000" w:rsidRDefault="00000000" w:rsidRPr="00000000" w14:paraId="000005B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jc w:val="center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jc w:val="center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jc w:val="center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Spring 1963</w:t>
      </w:r>
    </w:p>
    <w:p w:rsidR="00000000" w:rsidDel="00000000" w:rsidP="00000000" w:rsidRDefault="00000000" w:rsidRPr="00000000" w14:paraId="000005B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SHIP NAME</w:t>
      </w:r>
    </w:p>
    <w:p w:rsidR="00000000" w:rsidDel="00000000" w:rsidP="00000000" w:rsidRDefault="00000000" w:rsidRPr="00000000" w14:paraId="000005B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DEAN </w:t>
      </w:r>
    </w:p>
    <w:p w:rsidR="00000000" w:rsidDel="00000000" w:rsidP="00000000" w:rsidRDefault="00000000" w:rsidRPr="00000000" w14:paraId="000005B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LINEAGE</w:t>
      </w:r>
    </w:p>
    <w:p w:rsidR="00000000" w:rsidDel="00000000" w:rsidP="00000000" w:rsidRDefault="00000000" w:rsidRPr="00000000" w14:paraId="000005B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Eugene Beaumont</w:t>
      </w:r>
    </w:p>
    <w:p w:rsidR="00000000" w:rsidDel="00000000" w:rsidP="00000000" w:rsidRDefault="00000000" w:rsidRPr="00000000" w14:paraId="000005C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z w:val="48"/>
          <w:szCs w:val="48"/>
          <w:rtl w:val="0"/>
        </w:rPr>
        <w:t xml:space="preserve">Awards and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jc w:val="center"/>
        <w:rPr>
          <w:rFonts w:ascii="Century Gothic" w:cs="Century Gothic" w:eastAsia="Century Gothic" w:hAnsi="Century Gothic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0" w:lineRule="auto"/>
        <w:jc w:val="center"/>
        <w:rPr>
          <w:rFonts w:ascii="Century Gothic" w:cs="Century Gothic" w:eastAsia="Century Gothic" w:hAnsi="Century Gothic"/>
          <w:sz w:val="36"/>
          <w:szCs w:val="36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u w:val="single"/>
          <w:rtl w:val="0"/>
        </w:rPr>
        <w:t xml:space="preserve">1998</w:t>
      </w:r>
    </w:p>
    <w:p w:rsidR="00000000" w:rsidDel="00000000" w:rsidP="00000000" w:rsidRDefault="00000000" w:rsidRPr="00000000" w14:paraId="000005D2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VACAPAF College Chapter Of The Year  </w:t>
      </w:r>
    </w:p>
    <w:p w:rsidR="00000000" w:rsidDel="00000000" w:rsidP="00000000" w:rsidRDefault="00000000" w:rsidRPr="00000000" w14:paraId="000005D4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Eastern Regional College Chapter Of The Year </w:t>
      </w:r>
    </w:p>
    <w:p w:rsidR="00000000" w:rsidDel="00000000" w:rsidP="00000000" w:rsidRDefault="00000000" w:rsidRPr="00000000" w14:paraId="000005D6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0" w:lineRule="auto"/>
        <w:jc w:val="center"/>
        <w:rPr>
          <w:rFonts w:ascii="Century Gothic" w:cs="Century Gothic" w:eastAsia="Century Gothic" w:hAnsi="Century Gothic"/>
          <w:sz w:val="36"/>
          <w:szCs w:val="36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u w:val="single"/>
          <w:rtl w:val="0"/>
        </w:rPr>
        <w:t xml:space="preserve">1999</w:t>
      </w:r>
    </w:p>
    <w:p w:rsidR="00000000" w:rsidDel="00000000" w:rsidP="00000000" w:rsidRDefault="00000000" w:rsidRPr="00000000" w14:paraId="000005D9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VACAPAF College Chapter Of The Year  </w:t>
      </w:r>
    </w:p>
    <w:p w:rsidR="00000000" w:rsidDel="00000000" w:rsidP="00000000" w:rsidRDefault="00000000" w:rsidRPr="00000000" w14:paraId="000005DB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Eastern Regional College Chapter Of The Year  </w:t>
      </w:r>
    </w:p>
    <w:p w:rsidR="00000000" w:rsidDel="00000000" w:rsidP="00000000" w:rsidRDefault="00000000" w:rsidRPr="00000000" w14:paraId="000005DD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National Scholars Bowl Champion</w:t>
      </w:r>
    </w:p>
    <w:p w:rsidR="00000000" w:rsidDel="00000000" w:rsidP="00000000" w:rsidRDefault="00000000" w:rsidRPr="00000000" w14:paraId="000005DF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0" w:line="240" w:lineRule="auto"/>
        <w:jc w:val="center"/>
        <w:rPr>
          <w:rFonts w:ascii="Century Gothic" w:cs="Century Gothic" w:eastAsia="Century Gothic" w:hAnsi="Century Gothic"/>
          <w:sz w:val="36"/>
          <w:szCs w:val="36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u w:val="single"/>
          <w:rtl w:val="0"/>
        </w:rPr>
        <w:t xml:space="preserve">2000</w:t>
      </w:r>
    </w:p>
    <w:p w:rsidR="00000000" w:rsidDel="00000000" w:rsidP="00000000" w:rsidRDefault="00000000" w:rsidRPr="00000000" w14:paraId="000005E2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VACAPAF College Chapter Of The Year </w:t>
      </w:r>
    </w:p>
    <w:p w:rsidR="00000000" w:rsidDel="00000000" w:rsidP="00000000" w:rsidRDefault="00000000" w:rsidRPr="00000000" w14:paraId="000005E4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Eastern Regional College Chapter Of The Year</w:t>
      </w:r>
    </w:p>
    <w:p w:rsidR="00000000" w:rsidDel="00000000" w:rsidP="00000000" w:rsidRDefault="00000000" w:rsidRPr="00000000" w14:paraId="000005E6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National GPA Award Recipients </w:t>
      </w:r>
    </w:p>
    <w:p w:rsidR="00000000" w:rsidDel="00000000" w:rsidP="00000000" w:rsidRDefault="00000000" w:rsidRPr="00000000" w14:paraId="000005E8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National College Chapter of The Year </w:t>
      </w:r>
    </w:p>
    <w:p w:rsidR="00000000" w:rsidDel="00000000" w:rsidP="00000000" w:rsidRDefault="00000000" w:rsidRPr="00000000" w14:paraId="000005EA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0" w:line="240" w:lineRule="auto"/>
        <w:jc w:val="center"/>
        <w:rPr>
          <w:rFonts w:ascii="Century Gothic" w:cs="Century Gothic" w:eastAsia="Century Gothic" w:hAnsi="Century Gothic"/>
          <w:sz w:val="36"/>
          <w:szCs w:val="36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u w:val="single"/>
          <w:rtl w:val="0"/>
        </w:rPr>
        <w:t xml:space="preserve">2001</w:t>
      </w:r>
    </w:p>
    <w:p w:rsidR="00000000" w:rsidDel="00000000" w:rsidP="00000000" w:rsidRDefault="00000000" w:rsidRPr="00000000" w14:paraId="000005F0">
      <w:pPr>
        <w:spacing w:after="0" w:line="240" w:lineRule="auto"/>
        <w:jc w:val="center"/>
        <w:rPr>
          <w:rFonts w:ascii="Century Gothic" w:cs="Century Gothic" w:eastAsia="Century Gothic" w:hAnsi="Century Gothic"/>
          <w:i w:val="1"/>
          <w:iCs w:val="1"/>
          <w:color w:val="d8c328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d8c328"/>
          <w:rtl w:val="0"/>
        </w:rPr>
        <w:t xml:space="preserve">(Step Master: Tony Davenport)</w:t>
      </w:r>
    </w:p>
    <w:p w:rsidR="00000000" w:rsidDel="00000000" w:rsidP="00000000" w:rsidRDefault="00000000" w:rsidRPr="00000000" w14:paraId="000005F1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VACAPAF College Chapter Of The Year </w:t>
      </w:r>
    </w:p>
    <w:p w:rsidR="00000000" w:rsidDel="00000000" w:rsidP="00000000" w:rsidRDefault="00000000" w:rsidRPr="00000000" w14:paraId="000005F3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Eastern Regional College Chapter Of The Year </w:t>
      </w:r>
    </w:p>
    <w:p w:rsidR="00000000" w:rsidDel="00000000" w:rsidP="00000000" w:rsidRDefault="00000000" w:rsidRPr="00000000" w14:paraId="000005F5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</w:p>
    <w:p w:rsidR="00000000" w:rsidDel="00000000" w:rsidP="00000000" w:rsidRDefault="00000000" w:rsidRPr="00000000" w14:paraId="000005F6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National College Chapter Of The Year     </w:t>
      </w:r>
    </w:p>
    <w:p w:rsidR="00000000" w:rsidDel="00000000" w:rsidP="00000000" w:rsidRDefault="00000000" w:rsidRPr="00000000" w14:paraId="000005F7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Norfolk State University Homecoming Step Show Champions </w:t>
      </w:r>
    </w:p>
    <w:p w:rsidR="00000000" w:rsidDel="00000000" w:rsidP="00000000" w:rsidRDefault="00000000" w:rsidRPr="00000000" w14:paraId="000005F9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0" w:line="240" w:lineRule="auto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0" w:lineRule="auto"/>
        <w:jc w:val="center"/>
        <w:rPr>
          <w:rFonts w:ascii="Century Gothic" w:cs="Century Gothic" w:eastAsia="Century Gothic" w:hAnsi="Century Gothic"/>
          <w:sz w:val="36"/>
          <w:szCs w:val="36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u w:val="single"/>
          <w:rtl w:val="0"/>
        </w:rPr>
        <w:t xml:space="preserve">2002</w:t>
      </w:r>
    </w:p>
    <w:p w:rsidR="00000000" w:rsidDel="00000000" w:rsidP="00000000" w:rsidRDefault="00000000" w:rsidRPr="00000000" w14:paraId="000005FD">
      <w:pPr>
        <w:spacing w:after="0" w:line="240" w:lineRule="auto"/>
        <w:jc w:val="center"/>
        <w:rPr>
          <w:rFonts w:ascii="Century Gothic" w:cs="Century Gothic" w:eastAsia="Century Gothic" w:hAnsi="Century Gothic"/>
          <w:i w:val="1"/>
          <w:iCs w:val="1"/>
          <w:color w:val="d8c328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d8c328"/>
          <w:rtl w:val="0"/>
        </w:rPr>
        <w:t xml:space="preserve">(Step Master: Tony Davenport) </w:t>
      </w:r>
    </w:p>
    <w:p w:rsidR="00000000" w:rsidDel="00000000" w:rsidP="00000000" w:rsidRDefault="00000000" w:rsidRPr="00000000" w14:paraId="000005FE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VACAPAF College Chapter Of The Year </w:t>
      </w:r>
    </w:p>
    <w:p w:rsidR="00000000" w:rsidDel="00000000" w:rsidP="00000000" w:rsidRDefault="00000000" w:rsidRPr="00000000" w14:paraId="00000600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Eastern Regional College Chapter Of The Year </w:t>
      </w:r>
    </w:p>
    <w:p w:rsidR="00000000" w:rsidDel="00000000" w:rsidP="00000000" w:rsidRDefault="00000000" w:rsidRPr="00000000" w14:paraId="00000602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Norfolk State University Homecoming Step Show Champions </w:t>
      </w:r>
    </w:p>
    <w:p w:rsidR="00000000" w:rsidDel="00000000" w:rsidP="00000000" w:rsidRDefault="00000000" w:rsidRPr="00000000" w14:paraId="00000604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0" w:lineRule="auto"/>
        <w:jc w:val="center"/>
        <w:rPr>
          <w:rFonts w:ascii="Century Gothic" w:cs="Century Gothic" w:eastAsia="Century Gothic" w:hAnsi="Century Gothic"/>
          <w:sz w:val="36"/>
          <w:szCs w:val="36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u w:val="single"/>
          <w:rtl w:val="0"/>
        </w:rPr>
        <w:t xml:space="preserve">2004</w:t>
      </w:r>
    </w:p>
    <w:p w:rsidR="00000000" w:rsidDel="00000000" w:rsidP="00000000" w:rsidRDefault="00000000" w:rsidRPr="00000000" w14:paraId="00000607">
      <w:pPr>
        <w:spacing w:after="0" w:lineRule="auto"/>
        <w:jc w:val="center"/>
        <w:rPr>
          <w:rFonts w:ascii="Century Gothic" w:cs="Century Gothic" w:eastAsia="Century Gothic" w:hAnsi="Century Gothic"/>
          <w:i w:val="1"/>
          <w:iCs w:val="1"/>
          <w:color w:val="d8c328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d8c328"/>
          <w:rtl w:val="0"/>
        </w:rPr>
        <w:t xml:space="preserve">(Step Master: Robert Looper III)</w:t>
      </w:r>
    </w:p>
    <w:p w:rsidR="00000000" w:rsidDel="00000000" w:rsidP="00000000" w:rsidRDefault="00000000" w:rsidRPr="00000000" w14:paraId="00000608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VACAPAF Step Show Champions </w:t>
      </w:r>
    </w:p>
    <w:p w:rsidR="00000000" w:rsidDel="00000000" w:rsidP="00000000" w:rsidRDefault="00000000" w:rsidRPr="00000000" w14:paraId="0000060A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Eastern Regional Step Show Champions </w:t>
      </w:r>
    </w:p>
    <w:p w:rsidR="00000000" w:rsidDel="00000000" w:rsidP="00000000" w:rsidRDefault="00000000" w:rsidRPr="00000000" w14:paraId="0000060C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Norfolk State University Homecoming Step Show Champions </w:t>
      </w:r>
    </w:p>
    <w:p w:rsidR="00000000" w:rsidDel="00000000" w:rsidP="00000000" w:rsidRDefault="00000000" w:rsidRPr="00000000" w14:paraId="0000060E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0" w:lineRule="auto"/>
        <w:jc w:val="center"/>
        <w:rPr>
          <w:rFonts w:ascii="Century Gothic" w:cs="Century Gothic" w:eastAsia="Century Gothic" w:hAnsi="Century Gothic"/>
          <w:sz w:val="36"/>
          <w:szCs w:val="36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u w:val="single"/>
          <w:rtl w:val="0"/>
        </w:rPr>
        <w:t xml:space="preserve">2005</w:t>
      </w:r>
    </w:p>
    <w:p w:rsidR="00000000" w:rsidDel="00000000" w:rsidP="00000000" w:rsidRDefault="00000000" w:rsidRPr="00000000" w14:paraId="00000614">
      <w:pPr>
        <w:spacing w:after="0" w:lineRule="auto"/>
        <w:jc w:val="center"/>
        <w:rPr>
          <w:rFonts w:ascii="Century Gothic" w:cs="Century Gothic" w:eastAsia="Century Gothic" w:hAnsi="Century Gothic"/>
          <w:i w:val="1"/>
          <w:iCs w:val="1"/>
          <w:color w:val="d8c328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d8c328"/>
          <w:rtl w:val="0"/>
        </w:rPr>
        <w:t xml:space="preserve">(Step Master: Robert Looper)</w:t>
      </w:r>
    </w:p>
    <w:p w:rsidR="00000000" w:rsidDel="00000000" w:rsidP="00000000" w:rsidRDefault="00000000" w:rsidRPr="00000000" w14:paraId="00000615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VACAPAF College Chapter Of The Year </w:t>
      </w:r>
    </w:p>
    <w:p w:rsidR="00000000" w:rsidDel="00000000" w:rsidP="00000000" w:rsidRDefault="00000000" w:rsidRPr="00000000" w14:paraId="00000617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Eastern Regional College Chapter Of The Year </w:t>
      </w:r>
    </w:p>
    <w:p w:rsidR="00000000" w:rsidDel="00000000" w:rsidP="00000000" w:rsidRDefault="00000000" w:rsidRPr="00000000" w14:paraId="00000619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VACAPAF Step Show Champions </w:t>
      </w:r>
    </w:p>
    <w:p w:rsidR="00000000" w:rsidDel="00000000" w:rsidP="00000000" w:rsidRDefault="00000000" w:rsidRPr="00000000" w14:paraId="0000061B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Eastern Regional Step Show Champions </w:t>
      </w:r>
    </w:p>
    <w:p w:rsidR="00000000" w:rsidDel="00000000" w:rsidP="00000000" w:rsidRDefault="00000000" w:rsidRPr="00000000" w14:paraId="0000061D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Norfolk State University Homecoming Step Show Champions </w:t>
      </w:r>
    </w:p>
    <w:p w:rsidR="00000000" w:rsidDel="00000000" w:rsidP="00000000" w:rsidRDefault="00000000" w:rsidRPr="00000000" w14:paraId="0000061F">
      <w:pPr>
        <w:spacing w:after="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0" w:lineRule="auto"/>
        <w:jc w:val="center"/>
        <w:rPr>
          <w:rFonts w:ascii="Century Gothic" w:cs="Century Gothic" w:eastAsia="Century Gothic" w:hAnsi="Century Gothic"/>
          <w:sz w:val="36"/>
          <w:szCs w:val="36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u w:val="single"/>
          <w:rtl w:val="0"/>
        </w:rPr>
        <w:t xml:space="preserve">2006</w:t>
      </w:r>
    </w:p>
    <w:p w:rsidR="00000000" w:rsidDel="00000000" w:rsidP="00000000" w:rsidRDefault="00000000" w:rsidRPr="00000000" w14:paraId="00000622">
      <w:pPr>
        <w:spacing w:after="0" w:lineRule="auto"/>
        <w:jc w:val="center"/>
        <w:rPr>
          <w:rFonts w:ascii="Century Gothic" w:cs="Century Gothic" w:eastAsia="Century Gothic" w:hAnsi="Century Gothic"/>
          <w:i w:val="1"/>
          <w:iCs w:val="1"/>
          <w:color w:val="d8c328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d8c328"/>
          <w:rtl w:val="0"/>
        </w:rPr>
        <w:t xml:space="preserve">(Chapter President: Brandon Jackson)</w:t>
      </w:r>
    </w:p>
    <w:p w:rsidR="00000000" w:rsidDel="00000000" w:rsidP="00000000" w:rsidRDefault="00000000" w:rsidRPr="00000000" w14:paraId="00000623">
      <w:pPr>
        <w:spacing w:after="0" w:lineRule="auto"/>
        <w:jc w:val="center"/>
        <w:rPr>
          <w:rFonts w:ascii="Century Gothic" w:cs="Century Gothic" w:eastAsia="Century Gothic" w:hAnsi="Century Gothic"/>
          <w:i w:val="1"/>
          <w:iCs w:val="1"/>
          <w:color w:val="d8c328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d8c328"/>
          <w:rtl w:val="0"/>
        </w:rPr>
        <w:t xml:space="preserve">(Step Master: Robert Looper III)</w:t>
      </w:r>
    </w:p>
    <w:p w:rsidR="00000000" w:rsidDel="00000000" w:rsidP="00000000" w:rsidRDefault="00000000" w:rsidRPr="00000000" w14:paraId="00000624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VACAPAF College Chapter Of The Year </w:t>
      </w:r>
    </w:p>
    <w:p w:rsidR="00000000" w:rsidDel="00000000" w:rsidP="00000000" w:rsidRDefault="00000000" w:rsidRPr="00000000" w14:paraId="00000626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Eastern Regional College Chapter Of The Year </w:t>
      </w:r>
    </w:p>
    <w:p w:rsidR="00000000" w:rsidDel="00000000" w:rsidP="00000000" w:rsidRDefault="00000000" w:rsidRPr="00000000" w14:paraId="00000628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Centennial College Chapter Of The Year </w:t>
      </w:r>
    </w:p>
    <w:p w:rsidR="00000000" w:rsidDel="00000000" w:rsidP="00000000" w:rsidRDefault="00000000" w:rsidRPr="00000000" w14:paraId="0000062A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VACAPAF Step Show Champions </w:t>
      </w:r>
    </w:p>
    <w:p w:rsidR="00000000" w:rsidDel="00000000" w:rsidP="00000000" w:rsidRDefault="00000000" w:rsidRPr="00000000" w14:paraId="0000062C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Eastern Regional Step Show Champions  </w:t>
      </w:r>
    </w:p>
    <w:p w:rsidR="00000000" w:rsidDel="00000000" w:rsidP="00000000" w:rsidRDefault="00000000" w:rsidRPr="00000000" w14:paraId="0000062E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Norfolk State University Homecoming Step Show Champions</w:t>
      </w:r>
    </w:p>
    <w:p w:rsidR="00000000" w:rsidDel="00000000" w:rsidP="00000000" w:rsidRDefault="00000000" w:rsidRPr="00000000" w14:paraId="00000630">
      <w:pPr>
        <w:spacing w:after="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Centennial Step Show Champions </w:t>
      </w:r>
    </w:p>
    <w:p w:rsidR="00000000" w:rsidDel="00000000" w:rsidP="00000000" w:rsidRDefault="00000000" w:rsidRPr="00000000" w14:paraId="00000632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Step Correct Step Show Champions </w:t>
      </w:r>
    </w:p>
    <w:p w:rsidR="00000000" w:rsidDel="00000000" w:rsidP="00000000" w:rsidRDefault="00000000" w:rsidRPr="00000000" w14:paraId="00000634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0" w:lineRule="auto"/>
        <w:jc w:val="center"/>
        <w:rPr>
          <w:rFonts w:ascii="Century Gothic" w:cs="Century Gothic" w:eastAsia="Century Gothic" w:hAnsi="Century Gothic"/>
          <w:sz w:val="36"/>
          <w:szCs w:val="36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u w:val="single"/>
          <w:rtl w:val="0"/>
        </w:rPr>
        <w:t xml:space="preserve">2007</w:t>
      </w:r>
    </w:p>
    <w:p w:rsidR="00000000" w:rsidDel="00000000" w:rsidP="00000000" w:rsidRDefault="00000000" w:rsidRPr="00000000" w14:paraId="00000638">
      <w:pPr>
        <w:spacing w:after="0" w:lineRule="auto"/>
        <w:jc w:val="center"/>
        <w:rPr>
          <w:rFonts w:ascii="Century Gothic" w:cs="Century Gothic" w:eastAsia="Century Gothic" w:hAnsi="Century Gothic"/>
          <w:i w:val="1"/>
          <w:iCs w:val="1"/>
          <w:color w:val="d8c328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d8c328"/>
          <w:rtl w:val="0"/>
        </w:rPr>
        <w:t xml:space="preserve">(Chapter President: Kevin Hall)</w:t>
      </w:r>
    </w:p>
    <w:p w:rsidR="00000000" w:rsidDel="00000000" w:rsidP="00000000" w:rsidRDefault="00000000" w:rsidRPr="00000000" w14:paraId="00000639">
      <w:pPr>
        <w:spacing w:after="0" w:lineRule="auto"/>
        <w:jc w:val="center"/>
        <w:rPr>
          <w:rFonts w:ascii="Century Gothic" w:cs="Century Gothic" w:eastAsia="Century Gothic" w:hAnsi="Century Gothic"/>
          <w:i w:val="1"/>
          <w:iCs w:val="1"/>
          <w:color w:val="d8c328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d8c328"/>
          <w:rtl w:val="0"/>
        </w:rPr>
        <w:t xml:space="preserve">(Step Master: Ryan Maull)</w:t>
      </w:r>
    </w:p>
    <w:p w:rsidR="00000000" w:rsidDel="00000000" w:rsidP="00000000" w:rsidRDefault="00000000" w:rsidRPr="00000000" w14:paraId="0000063A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VACAPAF College Chapter Of The Year </w:t>
      </w:r>
    </w:p>
    <w:p w:rsidR="00000000" w:rsidDel="00000000" w:rsidP="00000000" w:rsidRDefault="00000000" w:rsidRPr="00000000" w14:paraId="0000063C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VACAPAF College Brother Of The Year </w:t>
      </w:r>
    </w:p>
    <w:p w:rsidR="00000000" w:rsidDel="00000000" w:rsidP="00000000" w:rsidRDefault="00000000" w:rsidRPr="00000000" w14:paraId="0000063E">
      <w:pPr>
        <w:spacing w:after="0" w:lineRule="auto"/>
        <w:jc w:val="center"/>
        <w:rPr>
          <w:rFonts w:ascii="Century Gothic" w:cs="Century Gothic" w:eastAsia="Century Gothic" w:hAnsi="Century Gothic"/>
          <w:i w:val="1"/>
          <w:iCs w:val="1"/>
          <w:color w:val="d8c328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d8c328"/>
          <w:rtl w:val="0"/>
        </w:rPr>
        <w:t xml:space="preserve">(Bro. Jelaun Newsome)</w:t>
      </w:r>
    </w:p>
    <w:p w:rsidR="00000000" w:rsidDel="00000000" w:rsidP="00000000" w:rsidRDefault="00000000" w:rsidRPr="00000000" w14:paraId="0000063F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Eastern Regional College Chapter Of The Year </w:t>
      </w:r>
    </w:p>
    <w:p w:rsidR="00000000" w:rsidDel="00000000" w:rsidP="00000000" w:rsidRDefault="00000000" w:rsidRPr="00000000" w14:paraId="00000641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Regional College Brother Of The Year </w:t>
      </w:r>
    </w:p>
    <w:p w:rsidR="00000000" w:rsidDel="00000000" w:rsidP="00000000" w:rsidRDefault="00000000" w:rsidRPr="00000000" w14:paraId="00000643">
      <w:pPr>
        <w:spacing w:after="0" w:lineRule="auto"/>
        <w:jc w:val="center"/>
        <w:rPr>
          <w:rFonts w:ascii="Century Gothic" w:cs="Century Gothic" w:eastAsia="Century Gothic" w:hAnsi="Century Gothic"/>
          <w:i w:val="1"/>
          <w:iCs w:val="1"/>
          <w:color w:val="d8c328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d8c328"/>
          <w:rtl w:val="0"/>
        </w:rPr>
        <w:t xml:space="preserve">(Bro. Jelaun Newsome) </w:t>
      </w:r>
    </w:p>
    <w:p w:rsidR="00000000" w:rsidDel="00000000" w:rsidP="00000000" w:rsidRDefault="00000000" w:rsidRPr="00000000" w14:paraId="00000644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National College Chapter Of The Year</w:t>
      </w:r>
    </w:p>
    <w:p w:rsidR="00000000" w:rsidDel="00000000" w:rsidP="00000000" w:rsidRDefault="00000000" w:rsidRPr="00000000" w14:paraId="00000646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</w:p>
    <w:p w:rsidR="00000000" w:rsidDel="00000000" w:rsidP="00000000" w:rsidRDefault="00000000" w:rsidRPr="00000000" w14:paraId="00000647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National College Brother Of The Year </w:t>
      </w:r>
    </w:p>
    <w:p w:rsidR="00000000" w:rsidDel="00000000" w:rsidP="00000000" w:rsidRDefault="00000000" w:rsidRPr="00000000" w14:paraId="00000648">
      <w:pPr>
        <w:spacing w:after="0" w:lineRule="auto"/>
        <w:jc w:val="center"/>
        <w:rPr>
          <w:rFonts w:ascii="Century Gothic" w:cs="Century Gothic" w:eastAsia="Century Gothic" w:hAnsi="Century Gothic"/>
          <w:i w:val="1"/>
          <w:iCs w:val="1"/>
          <w:color w:val="d8c328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d8c328"/>
          <w:rtl w:val="0"/>
        </w:rPr>
        <w:t xml:space="preserve">(Bro. Jelaun Newsome) </w:t>
      </w:r>
    </w:p>
    <w:p w:rsidR="00000000" w:rsidDel="00000000" w:rsidP="00000000" w:rsidRDefault="00000000" w:rsidRPr="00000000" w14:paraId="00000649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VACAPAF Step Show Champions  </w:t>
      </w:r>
    </w:p>
    <w:p w:rsidR="00000000" w:rsidDel="00000000" w:rsidP="00000000" w:rsidRDefault="00000000" w:rsidRPr="00000000" w14:paraId="0000064B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Eastern Regional Step Show Champions </w:t>
      </w:r>
    </w:p>
    <w:p w:rsidR="00000000" w:rsidDel="00000000" w:rsidP="00000000" w:rsidRDefault="00000000" w:rsidRPr="00000000" w14:paraId="0000064D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ODU Stomp The Yard Step Show Champions</w:t>
      </w:r>
    </w:p>
    <w:p w:rsidR="00000000" w:rsidDel="00000000" w:rsidP="00000000" w:rsidRDefault="00000000" w:rsidRPr="00000000" w14:paraId="0000064F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0" w:lineRule="auto"/>
        <w:jc w:val="center"/>
        <w:rPr>
          <w:rFonts w:ascii="Century Gothic" w:cs="Century Gothic" w:eastAsia="Century Gothic" w:hAnsi="Century Gothic"/>
          <w:sz w:val="36"/>
          <w:szCs w:val="36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u w:val="single"/>
          <w:rtl w:val="0"/>
        </w:rPr>
        <w:t xml:space="preserve">2008</w:t>
      </w:r>
    </w:p>
    <w:p w:rsidR="00000000" w:rsidDel="00000000" w:rsidP="00000000" w:rsidRDefault="00000000" w:rsidRPr="00000000" w14:paraId="0000065C">
      <w:pPr>
        <w:spacing w:after="0" w:lineRule="auto"/>
        <w:jc w:val="center"/>
        <w:rPr>
          <w:rFonts w:ascii="Century Gothic" w:cs="Century Gothic" w:eastAsia="Century Gothic" w:hAnsi="Century Gothic"/>
          <w:i w:val="1"/>
          <w:iCs w:val="1"/>
          <w:color w:val="d8c328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d8c328"/>
          <w:rtl w:val="0"/>
        </w:rPr>
        <w:t xml:space="preserve">(Step Master: Jesus Campbell)</w:t>
      </w:r>
    </w:p>
    <w:p w:rsidR="00000000" w:rsidDel="00000000" w:rsidP="00000000" w:rsidRDefault="00000000" w:rsidRPr="00000000" w14:paraId="0000065D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VACAPAF Step Show Champions </w:t>
      </w:r>
    </w:p>
    <w:p w:rsidR="00000000" w:rsidDel="00000000" w:rsidP="00000000" w:rsidRDefault="00000000" w:rsidRPr="00000000" w14:paraId="0000065F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Eastern Regional Step Show Champions (Step Master: Jesus Campbell)</w:t>
      </w:r>
    </w:p>
    <w:p w:rsidR="00000000" w:rsidDel="00000000" w:rsidP="00000000" w:rsidRDefault="00000000" w:rsidRPr="00000000" w14:paraId="00000661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VACAPAF Oratorical Champion </w:t>
      </w:r>
    </w:p>
    <w:p w:rsidR="00000000" w:rsidDel="00000000" w:rsidP="00000000" w:rsidRDefault="00000000" w:rsidRPr="00000000" w14:paraId="00000663">
      <w:pPr>
        <w:spacing w:after="0" w:lineRule="auto"/>
        <w:jc w:val="center"/>
        <w:rPr>
          <w:rFonts w:ascii="Century Gothic" w:cs="Century Gothic" w:eastAsia="Century Gothic" w:hAnsi="Century Gothic"/>
          <w:i w:val="1"/>
          <w:iCs w:val="1"/>
          <w:color w:val="d8c328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d8c328"/>
          <w:rtl w:val="0"/>
        </w:rPr>
        <w:t xml:space="preserve">(Bro. Alexander Smith-Johnson) </w:t>
      </w:r>
    </w:p>
    <w:p w:rsidR="00000000" w:rsidDel="00000000" w:rsidP="00000000" w:rsidRDefault="00000000" w:rsidRPr="00000000" w14:paraId="00000664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Eastern Regional Oratorical Champion </w:t>
      </w:r>
    </w:p>
    <w:p w:rsidR="00000000" w:rsidDel="00000000" w:rsidP="00000000" w:rsidRDefault="00000000" w:rsidRPr="00000000" w14:paraId="00000666">
      <w:pPr>
        <w:spacing w:after="0" w:lineRule="auto"/>
        <w:jc w:val="center"/>
        <w:rPr>
          <w:rFonts w:ascii="Century Gothic" w:cs="Century Gothic" w:eastAsia="Century Gothic" w:hAnsi="Century Gothic"/>
          <w:i w:val="1"/>
          <w:iCs w:val="1"/>
          <w:color w:val="d8c328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d8c328"/>
          <w:rtl w:val="0"/>
        </w:rPr>
        <w:t xml:space="preserve">(Bro. Alexander Smith-Johnson) </w:t>
      </w:r>
    </w:p>
    <w:p w:rsidR="00000000" w:rsidDel="00000000" w:rsidP="00000000" w:rsidRDefault="00000000" w:rsidRPr="00000000" w14:paraId="00000667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ODU Stomp The Yard Step Show Champions </w:t>
      </w:r>
    </w:p>
    <w:p w:rsidR="00000000" w:rsidDel="00000000" w:rsidP="00000000" w:rsidRDefault="00000000" w:rsidRPr="00000000" w14:paraId="00000669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University Of District Of Columbia Homecoming Step Show Champions </w:t>
      </w:r>
    </w:p>
    <w:p w:rsidR="00000000" w:rsidDel="00000000" w:rsidP="00000000" w:rsidRDefault="00000000" w:rsidRPr="00000000" w14:paraId="0000066B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George Mason Homecoming Step Show Champions </w:t>
      </w:r>
    </w:p>
    <w:p w:rsidR="00000000" w:rsidDel="00000000" w:rsidP="00000000" w:rsidRDefault="00000000" w:rsidRPr="00000000" w14:paraId="0000066D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0" w:lineRule="auto"/>
        <w:jc w:val="center"/>
        <w:rPr>
          <w:rFonts w:ascii="Century Gothic" w:cs="Century Gothic" w:eastAsia="Century Gothic" w:hAnsi="Century Gothic"/>
          <w:sz w:val="36"/>
          <w:szCs w:val="36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u w:val="single"/>
          <w:rtl w:val="0"/>
        </w:rPr>
        <w:t xml:space="preserve">2010</w:t>
      </w:r>
    </w:p>
    <w:p w:rsidR="00000000" w:rsidDel="00000000" w:rsidP="00000000" w:rsidRDefault="00000000" w:rsidRPr="00000000" w14:paraId="00000670">
      <w:pPr>
        <w:spacing w:after="0" w:lineRule="auto"/>
        <w:jc w:val="center"/>
        <w:rPr>
          <w:rFonts w:ascii="Century Gothic" w:cs="Century Gothic" w:eastAsia="Century Gothic" w:hAnsi="Century Gothic"/>
          <w:i w:val="1"/>
          <w:iCs w:val="1"/>
          <w:color w:val="d8c328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d8c328"/>
          <w:rtl w:val="0"/>
        </w:rPr>
        <w:t xml:space="preserve">(Step Master: Xavier Way)</w:t>
      </w:r>
    </w:p>
    <w:p w:rsidR="00000000" w:rsidDel="00000000" w:rsidP="00000000" w:rsidRDefault="00000000" w:rsidRPr="00000000" w14:paraId="00000671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VACAPAF Step Show Champions </w:t>
      </w:r>
    </w:p>
    <w:p w:rsidR="00000000" w:rsidDel="00000000" w:rsidP="00000000" w:rsidRDefault="00000000" w:rsidRPr="00000000" w14:paraId="00000673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Eastern Regional Step Show Champions </w:t>
      </w:r>
    </w:p>
    <w:p w:rsidR="00000000" w:rsidDel="00000000" w:rsidP="00000000" w:rsidRDefault="00000000" w:rsidRPr="00000000" w14:paraId="00000675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0" w:lineRule="auto"/>
        <w:jc w:val="center"/>
        <w:rPr>
          <w:rFonts w:ascii="Century Gothic" w:cs="Century Gothic" w:eastAsia="Century Gothic" w:hAnsi="Century Gothic"/>
          <w:sz w:val="36"/>
          <w:szCs w:val="36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u w:val="single"/>
          <w:rtl w:val="0"/>
        </w:rPr>
        <w:t xml:space="preserve">2011</w:t>
      </w:r>
    </w:p>
    <w:p w:rsidR="00000000" w:rsidDel="00000000" w:rsidP="00000000" w:rsidRDefault="00000000" w:rsidRPr="00000000" w14:paraId="00000678">
      <w:pPr>
        <w:spacing w:after="0" w:lineRule="auto"/>
        <w:jc w:val="center"/>
        <w:rPr>
          <w:rFonts w:ascii="Century Gothic" w:cs="Century Gothic" w:eastAsia="Century Gothic" w:hAnsi="Century Gothic"/>
          <w:i w:val="1"/>
          <w:iCs w:val="1"/>
          <w:color w:val="d8c328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d8c328"/>
          <w:rtl w:val="0"/>
        </w:rPr>
        <w:t xml:space="preserve">(Step Master: Antione Hicks)</w:t>
      </w:r>
    </w:p>
    <w:p w:rsidR="00000000" w:rsidDel="00000000" w:rsidP="00000000" w:rsidRDefault="00000000" w:rsidRPr="00000000" w14:paraId="00000679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Hampden-Sydney Homecoming Step Show Champions </w:t>
      </w:r>
    </w:p>
    <w:p w:rsidR="00000000" w:rsidDel="00000000" w:rsidP="00000000" w:rsidRDefault="00000000" w:rsidRPr="00000000" w14:paraId="0000067B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0" w:lineRule="auto"/>
        <w:jc w:val="center"/>
        <w:rPr>
          <w:rFonts w:ascii="Century Gothic" w:cs="Century Gothic" w:eastAsia="Century Gothic" w:hAnsi="Century Gothic"/>
          <w:sz w:val="36"/>
          <w:szCs w:val="36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u w:val="single"/>
          <w:rtl w:val="0"/>
        </w:rPr>
        <w:t xml:space="preserve">2014</w:t>
      </w:r>
    </w:p>
    <w:p w:rsidR="00000000" w:rsidDel="00000000" w:rsidP="00000000" w:rsidRDefault="00000000" w:rsidRPr="00000000" w14:paraId="0000067F">
      <w:pPr>
        <w:spacing w:after="0" w:lineRule="auto"/>
        <w:jc w:val="center"/>
        <w:rPr>
          <w:rFonts w:ascii="Century Gothic" w:cs="Century Gothic" w:eastAsia="Century Gothic" w:hAnsi="Century Gothic"/>
          <w:i w:val="1"/>
          <w:iCs w:val="1"/>
          <w:color w:val="d8c328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d8c328"/>
          <w:rtl w:val="0"/>
        </w:rPr>
        <w:t xml:space="preserve">(Step Master: Laron Smith)</w:t>
      </w:r>
    </w:p>
    <w:p w:rsidR="00000000" w:rsidDel="00000000" w:rsidP="00000000" w:rsidRDefault="00000000" w:rsidRPr="00000000" w14:paraId="00000680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VACAPAF Step Show Champions </w:t>
      </w:r>
    </w:p>
    <w:p w:rsidR="00000000" w:rsidDel="00000000" w:rsidP="00000000" w:rsidRDefault="00000000" w:rsidRPr="00000000" w14:paraId="00000682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Eastern Regional Step Show Champions</w:t>
      </w:r>
    </w:p>
    <w:p w:rsidR="00000000" w:rsidDel="00000000" w:rsidP="00000000" w:rsidRDefault="00000000" w:rsidRPr="00000000" w14:paraId="00000684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Norfolk State University Homecoming Step Show Champions </w:t>
      </w:r>
    </w:p>
    <w:p w:rsidR="00000000" w:rsidDel="00000000" w:rsidP="00000000" w:rsidRDefault="00000000" w:rsidRPr="00000000" w14:paraId="00000686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0" w:lineRule="auto"/>
        <w:jc w:val="center"/>
        <w:rPr>
          <w:rFonts w:ascii="Century Gothic" w:cs="Century Gothic" w:eastAsia="Century Gothic" w:hAnsi="Century Gothic"/>
          <w:sz w:val="36"/>
          <w:szCs w:val="36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u w:val="single"/>
          <w:rtl w:val="0"/>
        </w:rPr>
        <w:t xml:space="preserve">2018</w:t>
      </w:r>
    </w:p>
    <w:p w:rsidR="00000000" w:rsidDel="00000000" w:rsidP="00000000" w:rsidRDefault="00000000" w:rsidRPr="00000000" w14:paraId="00000688">
      <w:pPr>
        <w:spacing w:after="0" w:lineRule="auto"/>
        <w:jc w:val="center"/>
        <w:rPr>
          <w:rFonts w:ascii="Century Gothic" w:cs="Century Gothic" w:eastAsia="Century Gothic" w:hAnsi="Century Gothic"/>
          <w:i w:val="1"/>
          <w:iCs w:val="1"/>
          <w:color w:val="d8c328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d8c328"/>
          <w:rtl w:val="0"/>
        </w:rPr>
        <w:t xml:space="preserve">(Chapter President: Kashaun Freeman) </w:t>
      </w:r>
    </w:p>
    <w:p w:rsidR="00000000" w:rsidDel="00000000" w:rsidP="00000000" w:rsidRDefault="00000000" w:rsidRPr="00000000" w14:paraId="00000689">
      <w:pPr>
        <w:spacing w:after="0" w:lineRule="auto"/>
        <w:jc w:val="center"/>
        <w:rPr>
          <w:rFonts w:ascii="Century Gothic" w:cs="Century Gothic" w:eastAsia="Century Gothic" w:hAnsi="Century Gothic"/>
          <w:i w:val="1"/>
          <w:iCs w:val="1"/>
          <w:color w:val="d8c328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d8c328"/>
          <w:rtl w:val="0"/>
        </w:rPr>
        <w:t xml:space="preserve">(Step Master: Joshua Marshatelli)</w:t>
      </w:r>
    </w:p>
    <w:p w:rsidR="00000000" w:rsidDel="00000000" w:rsidP="00000000" w:rsidRDefault="00000000" w:rsidRPr="00000000" w14:paraId="0000068A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VACAPAF College Chapter Of The Year </w:t>
      </w:r>
    </w:p>
    <w:p w:rsidR="00000000" w:rsidDel="00000000" w:rsidP="00000000" w:rsidRDefault="00000000" w:rsidRPr="00000000" w14:paraId="0000068C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Eastern Regional College Chapter Of The Year </w:t>
      </w:r>
    </w:p>
    <w:p w:rsidR="00000000" w:rsidDel="00000000" w:rsidP="00000000" w:rsidRDefault="00000000" w:rsidRPr="00000000" w14:paraId="0000068E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Norfolk State University Homecoming Step Show Champions </w:t>
      </w:r>
    </w:p>
    <w:p w:rsidR="00000000" w:rsidDel="00000000" w:rsidP="00000000" w:rsidRDefault="00000000" w:rsidRPr="00000000" w14:paraId="00000690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0" w:lineRule="auto"/>
        <w:jc w:val="center"/>
        <w:rPr>
          <w:rFonts w:ascii="Century Gothic" w:cs="Century Gothic" w:eastAsia="Century Gothic" w:hAnsi="Century Gothic"/>
          <w:sz w:val="36"/>
          <w:szCs w:val="36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u w:val="single"/>
          <w:rtl w:val="0"/>
        </w:rPr>
        <w:t xml:space="preserve">2019</w:t>
      </w:r>
    </w:p>
    <w:p w:rsidR="00000000" w:rsidDel="00000000" w:rsidP="00000000" w:rsidRDefault="00000000" w:rsidRPr="00000000" w14:paraId="00000693">
      <w:pPr>
        <w:spacing w:after="0" w:lineRule="auto"/>
        <w:jc w:val="center"/>
        <w:rPr>
          <w:rFonts w:ascii="Century Gothic" w:cs="Century Gothic" w:eastAsia="Century Gothic" w:hAnsi="Century Gothic"/>
          <w:i w:val="1"/>
          <w:iCs w:val="1"/>
          <w:color w:val="d8c328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d8c328"/>
          <w:rtl w:val="0"/>
        </w:rPr>
        <w:t xml:space="preserve">(Chapter President: Marcus Cooper)</w:t>
      </w:r>
    </w:p>
    <w:p w:rsidR="00000000" w:rsidDel="00000000" w:rsidP="00000000" w:rsidRDefault="00000000" w:rsidRPr="00000000" w14:paraId="00000694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VACAPAF College Chapter Of The Year </w:t>
      </w:r>
    </w:p>
    <w:p w:rsidR="00000000" w:rsidDel="00000000" w:rsidP="00000000" w:rsidRDefault="00000000" w:rsidRPr="00000000" w14:paraId="00000696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0" w:lineRule="auto"/>
        <w:jc w:val="center"/>
        <w:rPr>
          <w:rFonts w:ascii="Century Gothic" w:cs="Century Gothic" w:eastAsia="Century Gothic" w:hAnsi="Century Gothic"/>
          <w:sz w:val="36"/>
          <w:szCs w:val="36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u w:val="single"/>
          <w:rtl w:val="0"/>
        </w:rPr>
        <w:t xml:space="preserve">2021</w:t>
      </w:r>
    </w:p>
    <w:p w:rsidR="00000000" w:rsidDel="00000000" w:rsidP="00000000" w:rsidRDefault="00000000" w:rsidRPr="00000000" w14:paraId="00000699">
      <w:pPr>
        <w:spacing w:after="0" w:lineRule="auto"/>
        <w:jc w:val="center"/>
        <w:rPr>
          <w:rFonts w:ascii="Century Gothic" w:cs="Century Gothic" w:eastAsia="Century Gothic" w:hAnsi="Century Gothic"/>
          <w:i w:val="1"/>
          <w:iCs w:val="1"/>
          <w:color w:val="d8c328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d8c328"/>
          <w:rtl w:val="0"/>
        </w:rPr>
        <w:t xml:space="preserve">(Whistle: Ari Weems)</w:t>
      </w:r>
    </w:p>
    <w:p w:rsidR="00000000" w:rsidDel="00000000" w:rsidP="00000000" w:rsidRDefault="00000000" w:rsidRPr="00000000" w14:paraId="0000069A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Norfolk State University Homecoming Stroll Of Champions </w:t>
      </w:r>
    </w:p>
    <w:p w:rsidR="00000000" w:rsidDel="00000000" w:rsidP="00000000" w:rsidRDefault="00000000" w:rsidRPr="00000000" w14:paraId="0000069C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u w:val="single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badi"/>
  <w:font w:name="Courgette">
    <w:embedRegular w:fontKey="{00000000-0000-0000-0000-000000000000}" r:id="rId1" w:subsetted="0"/>
  </w:font>
  <w:font w:name="Fairwater Script"/>
  <w:font w:name="Wide Latin"/>
  <w:font w:name="Century Gothic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E">
    <w:pPr>
      <w:tabs>
        <w:tab w:val="center" w:leader="none" w:pos="4680"/>
        <w:tab w:val="right" w:leader="none" w:pos="9360"/>
      </w:tabs>
      <w:jc w:val="both"/>
      <w:rPr>
        <w:rFonts w:ascii="Century Gothic" w:cs="Century Gothic" w:eastAsia="Century Gothic" w:hAnsi="Century Goth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gette-regular.ttf"/><Relationship Id="rId2" Type="http://schemas.openxmlformats.org/officeDocument/2006/relationships/font" Target="fonts/CenturyGothic-regular.ttf"/><Relationship Id="rId3" Type="http://schemas.openxmlformats.org/officeDocument/2006/relationships/font" Target="fonts/CenturyGothic-bold.ttf"/><Relationship Id="rId4" Type="http://schemas.openxmlformats.org/officeDocument/2006/relationships/font" Target="fonts/CenturyGothic-italic.ttf"/><Relationship Id="rId5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vBOHmKUJpR53kNwl2S9ZZBSC4g==">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0x01010048635B2AD08FFE4C9BA386CC6C4513C2</vt:lpwstr>
  </property>
</Properties>
</file>